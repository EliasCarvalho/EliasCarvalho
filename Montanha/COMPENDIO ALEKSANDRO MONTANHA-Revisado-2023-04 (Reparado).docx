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0000001" w14:textId="77777777" w:rsidR="00184BD9" w:rsidRPr="006B160B" w:rsidRDefault="00F150BE" w:rsidP="6B33FEE5">
      <w:pPr>
        <w:jc w:val="center"/>
        <w:rPr>
          <w:lang w:val="es-ES"/>
        </w:rPr>
      </w:pPr>
      <w:r w:rsidRPr="6B33FEE5">
        <w:rPr>
          <w:lang w:val="es-ES"/>
        </w:rPr>
        <w:t>UNIVERSIDAD DE SEVILLA</w:t>
      </w:r>
    </w:p>
    <w:p w14:paraId="00000002" w14:textId="77777777" w:rsidR="00184BD9" w:rsidRPr="006B160B" w:rsidRDefault="00184BD9" w:rsidP="6B33FEE5">
      <w:pPr>
        <w:jc w:val="center"/>
        <w:rPr>
          <w:lang w:val="es-ES"/>
        </w:rPr>
      </w:pPr>
    </w:p>
    <w:p w14:paraId="00000003" w14:textId="77777777" w:rsidR="00184BD9" w:rsidRPr="006B160B" w:rsidRDefault="00F150BE" w:rsidP="05D019AA">
      <w:pPr>
        <w:jc w:val="center"/>
        <w:rPr>
          <w:lang w:val="es-ES"/>
        </w:rPr>
      </w:pPr>
      <w:r w:rsidRPr="0048375A">
        <w:rPr>
          <w:noProof/>
          <w:lang w:eastAsia="pt-BR"/>
        </w:rPr>
        <w:drawing>
          <wp:inline distT="114300" distB="114300" distL="114300" distR="114300" wp14:anchorId="7A63E3A6" wp14:editId="07777777">
            <wp:extent cx="1665450" cy="1476654"/>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65450" cy="1476654"/>
                    </a:xfrm>
                    <a:prstGeom prst="rect">
                      <a:avLst/>
                    </a:prstGeom>
                    <a:ln/>
                  </pic:spPr>
                </pic:pic>
              </a:graphicData>
            </a:graphic>
          </wp:inline>
        </w:drawing>
      </w:r>
    </w:p>
    <w:p w14:paraId="00000004" w14:textId="77777777" w:rsidR="00184BD9" w:rsidRPr="006B160B" w:rsidRDefault="00184BD9" w:rsidP="05D019AA">
      <w:pPr>
        <w:rPr>
          <w:lang w:val="es-ES"/>
        </w:rPr>
      </w:pPr>
    </w:p>
    <w:p w14:paraId="00000005" w14:textId="77777777" w:rsidR="00184BD9" w:rsidRPr="006B160B" w:rsidRDefault="00F150BE" w:rsidP="3C3B248F">
      <w:pPr>
        <w:jc w:val="center"/>
        <w:rPr>
          <w:lang w:val="es-ES"/>
        </w:rPr>
      </w:pPr>
      <w:r w:rsidRPr="3C3B248F">
        <w:rPr>
          <w:lang w:val="es-ES"/>
        </w:rPr>
        <w:t>Escuela Técnica Superior de Ingeniería Informática</w:t>
      </w:r>
    </w:p>
    <w:p w14:paraId="00000006" w14:textId="77777777" w:rsidR="00184BD9" w:rsidRPr="006B160B" w:rsidRDefault="57B479A6" w:rsidP="3C3B248F">
      <w:pPr>
        <w:jc w:val="center"/>
        <w:rPr>
          <w:lang w:val="es-ES"/>
        </w:rPr>
      </w:pPr>
      <w:r w:rsidRPr="3C3B248F">
        <w:rPr>
          <w:lang w:val="es-ES"/>
        </w:rPr>
        <w:t>Programa de Doctorado en Ingeniería Informática</w:t>
      </w:r>
    </w:p>
    <w:p w14:paraId="00000007" w14:textId="77777777" w:rsidR="00184BD9" w:rsidRPr="006B160B" w:rsidRDefault="00184BD9" w:rsidP="3C3B248F">
      <w:pPr>
        <w:jc w:val="center"/>
        <w:rPr>
          <w:lang w:val="es-ES"/>
        </w:rPr>
      </w:pPr>
    </w:p>
    <w:p w14:paraId="00000008" w14:textId="77777777" w:rsidR="00184BD9" w:rsidRPr="006B160B" w:rsidRDefault="00184BD9" w:rsidP="3C3B248F">
      <w:pPr>
        <w:jc w:val="center"/>
        <w:rPr>
          <w:lang w:val="es-ES"/>
        </w:rPr>
      </w:pPr>
    </w:p>
    <w:p w14:paraId="00000009" w14:textId="021CBC2D" w:rsidR="00184BD9" w:rsidRPr="006B160B" w:rsidRDefault="57B479A6" w:rsidP="3C3B248F">
      <w:pPr>
        <w:jc w:val="center"/>
        <w:rPr>
          <w:b/>
          <w:bCs/>
          <w:sz w:val="28"/>
          <w:szCs w:val="28"/>
          <w:lang w:val="es-ES"/>
        </w:rPr>
      </w:pPr>
      <w:r w:rsidRPr="3C3B248F">
        <w:rPr>
          <w:b/>
          <w:bCs/>
          <w:sz w:val="28"/>
          <w:szCs w:val="28"/>
          <w:lang w:val="es-ES"/>
        </w:rPr>
        <w:t>Sistema</w:t>
      </w:r>
      <w:r w:rsidR="00637EB6" w:rsidRPr="3C3B248F">
        <w:rPr>
          <w:b/>
          <w:bCs/>
          <w:sz w:val="28"/>
          <w:szCs w:val="28"/>
          <w:lang w:val="es-ES"/>
        </w:rPr>
        <w:t xml:space="preserve"> </w:t>
      </w:r>
      <w:proofErr w:type="spellStart"/>
      <w:r w:rsidR="00637EB6" w:rsidRPr="3C3B248F">
        <w:rPr>
          <w:b/>
          <w:bCs/>
          <w:sz w:val="28"/>
          <w:szCs w:val="28"/>
          <w:lang w:val="es-ES"/>
        </w:rPr>
        <w:t>asistivo</w:t>
      </w:r>
      <w:proofErr w:type="spellEnd"/>
      <w:r w:rsidRPr="3C3B248F">
        <w:rPr>
          <w:b/>
          <w:bCs/>
          <w:sz w:val="28"/>
          <w:szCs w:val="28"/>
          <w:lang w:val="es-ES"/>
        </w:rPr>
        <w:t xml:space="preserve"> basado en los paradigmas </w:t>
      </w:r>
      <w:r w:rsidRPr="3C3B248F">
        <w:rPr>
          <w:b/>
          <w:bCs/>
          <w:i/>
          <w:iCs/>
          <w:sz w:val="28"/>
          <w:szCs w:val="28"/>
          <w:lang w:val="es-ES"/>
        </w:rPr>
        <w:t>Smart City</w:t>
      </w:r>
      <w:r w:rsidRPr="3C3B248F">
        <w:rPr>
          <w:b/>
          <w:bCs/>
          <w:sz w:val="28"/>
          <w:szCs w:val="28"/>
          <w:lang w:val="es-ES"/>
        </w:rPr>
        <w:t xml:space="preserve"> e </w:t>
      </w:r>
      <w:r w:rsidRPr="3C3B248F">
        <w:rPr>
          <w:b/>
          <w:bCs/>
          <w:i/>
          <w:iCs/>
          <w:sz w:val="28"/>
          <w:szCs w:val="28"/>
          <w:lang w:val="es-ES"/>
        </w:rPr>
        <w:t xml:space="preserve">Internet of </w:t>
      </w:r>
      <w:proofErr w:type="spellStart"/>
      <w:r w:rsidRPr="3C3B248F">
        <w:rPr>
          <w:b/>
          <w:bCs/>
          <w:i/>
          <w:iCs/>
          <w:sz w:val="28"/>
          <w:szCs w:val="28"/>
          <w:lang w:val="es-ES"/>
        </w:rPr>
        <w:t>Things</w:t>
      </w:r>
      <w:proofErr w:type="spellEnd"/>
      <w:r w:rsidRPr="3C3B248F">
        <w:rPr>
          <w:b/>
          <w:bCs/>
          <w:sz w:val="28"/>
          <w:szCs w:val="28"/>
          <w:lang w:val="es-ES"/>
        </w:rPr>
        <w:t xml:space="preserve"> para peatones con </w:t>
      </w:r>
      <w:r w:rsidR="009939D4" w:rsidRPr="3C3B248F">
        <w:rPr>
          <w:b/>
          <w:bCs/>
          <w:sz w:val="28"/>
          <w:szCs w:val="28"/>
          <w:lang w:val="es-ES"/>
        </w:rPr>
        <w:t>discapacidad</w:t>
      </w:r>
      <w:r w:rsidRPr="3C3B248F">
        <w:rPr>
          <w:b/>
          <w:bCs/>
          <w:sz w:val="28"/>
          <w:szCs w:val="28"/>
          <w:lang w:val="es-ES"/>
        </w:rPr>
        <w:t xml:space="preserve"> visual</w:t>
      </w:r>
    </w:p>
    <w:p w14:paraId="0000000A" w14:textId="77777777" w:rsidR="00184BD9" w:rsidRPr="006B160B" w:rsidRDefault="00184BD9" w:rsidP="3C3B248F">
      <w:pPr>
        <w:jc w:val="center"/>
        <w:rPr>
          <w:lang w:val="es-ES"/>
        </w:rPr>
      </w:pPr>
    </w:p>
    <w:p w14:paraId="0000000B" w14:textId="77777777" w:rsidR="00184BD9" w:rsidRPr="006B160B" w:rsidRDefault="00184BD9" w:rsidP="3C3B248F">
      <w:pPr>
        <w:jc w:val="center"/>
        <w:rPr>
          <w:lang w:val="es-ES"/>
        </w:rPr>
      </w:pPr>
    </w:p>
    <w:p w14:paraId="0000000C" w14:textId="77777777" w:rsidR="00184BD9" w:rsidRPr="006B160B" w:rsidRDefault="00184BD9" w:rsidP="3C3B248F">
      <w:pPr>
        <w:jc w:val="center"/>
        <w:rPr>
          <w:lang w:val="es-ES"/>
        </w:rPr>
      </w:pPr>
    </w:p>
    <w:p w14:paraId="0000000D" w14:textId="77777777" w:rsidR="00184BD9" w:rsidRPr="006B160B" w:rsidRDefault="00F150BE" w:rsidP="3C3B248F">
      <w:pPr>
        <w:jc w:val="center"/>
        <w:rPr>
          <w:lang w:val="es-ES"/>
        </w:rPr>
      </w:pPr>
      <w:r w:rsidRPr="3C3B248F">
        <w:rPr>
          <w:lang w:val="es-ES"/>
        </w:rPr>
        <w:t>TESIS DOCTORAL</w:t>
      </w:r>
    </w:p>
    <w:p w14:paraId="0000000E" w14:textId="77777777" w:rsidR="00184BD9" w:rsidRPr="006B160B" w:rsidRDefault="00184BD9" w:rsidP="3C3B248F">
      <w:pPr>
        <w:jc w:val="center"/>
        <w:rPr>
          <w:lang w:val="es-ES"/>
        </w:rPr>
      </w:pPr>
    </w:p>
    <w:p w14:paraId="0000000F" w14:textId="77777777" w:rsidR="00184BD9" w:rsidRPr="006B160B" w:rsidRDefault="00F150BE" w:rsidP="3C3B248F">
      <w:pPr>
        <w:jc w:val="center"/>
        <w:rPr>
          <w:lang w:val="es-ES"/>
        </w:rPr>
      </w:pPr>
      <w:r w:rsidRPr="3C3B248F">
        <w:rPr>
          <w:lang w:val="es-ES"/>
        </w:rPr>
        <w:t>Autor:</w:t>
      </w:r>
    </w:p>
    <w:p w14:paraId="00000010" w14:textId="77777777" w:rsidR="00184BD9" w:rsidRPr="006B160B" w:rsidRDefault="00F150BE" w:rsidP="3C3B248F">
      <w:pPr>
        <w:jc w:val="center"/>
        <w:rPr>
          <w:lang w:val="es-ES"/>
        </w:rPr>
      </w:pPr>
      <w:proofErr w:type="spellStart"/>
      <w:r w:rsidRPr="3C3B248F">
        <w:rPr>
          <w:lang w:val="es-ES"/>
        </w:rPr>
        <w:t>Aleksandro</w:t>
      </w:r>
      <w:proofErr w:type="spellEnd"/>
      <w:r w:rsidRPr="3C3B248F">
        <w:rPr>
          <w:lang w:val="es-ES"/>
        </w:rPr>
        <w:t xml:space="preserve"> </w:t>
      </w:r>
      <w:proofErr w:type="spellStart"/>
      <w:r w:rsidRPr="3C3B248F">
        <w:rPr>
          <w:lang w:val="es-ES"/>
        </w:rPr>
        <w:t>Montanha</w:t>
      </w:r>
      <w:proofErr w:type="spellEnd"/>
    </w:p>
    <w:p w14:paraId="00000011" w14:textId="77777777" w:rsidR="00184BD9" w:rsidRPr="006B160B" w:rsidRDefault="00184BD9" w:rsidP="3C3B248F">
      <w:pPr>
        <w:jc w:val="center"/>
        <w:rPr>
          <w:lang w:val="es-ES"/>
        </w:rPr>
      </w:pPr>
    </w:p>
    <w:p w14:paraId="00000012" w14:textId="77777777" w:rsidR="00184BD9" w:rsidRPr="006B160B" w:rsidRDefault="00F150BE" w:rsidP="3C3B248F">
      <w:pPr>
        <w:jc w:val="center"/>
        <w:rPr>
          <w:lang w:val="es-ES"/>
        </w:rPr>
      </w:pPr>
      <w:r w:rsidRPr="3C3B248F">
        <w:rPr>
          <w:lang w:val="es-ES"/>
        </w:rPr>
        <w:t>Directora:</w:t>
      </w:r>
    </w:p>
    <w:p w14:paraId="00000013" w14:textId="77777777" w:rsidR="00184BD9" w:rsidRPr="006B160B" w:rsidRDefault="57B479A6" w:rsidP="3C3B248F">
      <w:pPr>
        <w:jc w:val="center"/>
        <w:rPr>
          <w:lang w:val="es-ES"/>
        </w:rPr>
      </w:pPr>
      <w:r w:rsidRPr="3C3B248F">
        <w:rPr>
          <w:lang w:val="es-ES"/>
        </w:rPr>
        <w:t>Dra. María del Carmen Romero Ternero</w:t>
      </w:r>
    </w:p>
    <w:p w14:paraId="00000014" w14:textId="77777777" w:rsidR="00184BD9" w:rsidRPr="006B160B" w:rsidRDefault="57B479A6" w:rsidP="3C3B248F">
      <w:pPr>
        <w:jc w:val="center"/>
        <w:rPr>
          <w:lang w:val="es-ES"/>
        </w:rPr>
      </w:pPr>
      <w:r w:rsidRPr="3C3B248F">
        <w:rPr>
          <w:lang w:val="es-ES"/>
        </w:rPr>
        <w:t>Dpto. Tecnología Electrónica</w:t>
      </w:r>
    </w:p>
    <w:p w14:paraId="00000015" w14:textId="77777777" w:rsidR="00184BD9" w:rsidRPr="006B160B" w:rsidRDefault="00184BD9" w:rsidP="3C3B248F">
      <w:pPr>
        <w:jc w:val="center"/>
        <w:rPr>
          <w:lang w:val="es-ES"/>
        </w:rPr>
      </w:pPr>
    </w:p>
    <w:p w14:paraId="00000016" w14:textId="77777777" w:rsidR="00184BD9" w:rsidRPr="006B160B" w:rsidRDefault="00184BD9" w:rsidP="3C3B248F">
      <w:pPr>
        <w:jc w:val="center"/>
        <w:rPr>
          <w:lang w:val="es-ES"/>
        </w:rPr>
      </w:pPr>
    </w:p>
    <w:p w14:paraId="00000017" w14:textId="77777777" w:rsidR="00184BD9" w:rsidRPr="006B160B" w:rsidRDefault="00184BD9" w:rsidP="3C3B248F">
      <w:pPr>
        <w:jc w:val="center"/>
        <w:rPr>
          <w:lang w:val="es-ES"/>
        </w:rPr>
      </w:pPr>
    </w:p>
    <w:p w14:paraId="00000018" w14:textId="77777777" w:rsidR="00184BD9" w:rsidRPr="006B160B" w:rsidRDefault="00184BD9" w:rsidP="3C3B248F">
      <w:pPr>
        <w:jc w:val="center"/>
        <w:rPr>
          <w:lang w:val="es-ES"/>
        </w:rPr>
      </w:pPr>
    </w:p>
    <w:p w14:paraId="00000019" w14:textId="77777777" w:rsidR="00184BD9" w:rsidRPr="006B160B" w:rsidRDefault="00184BD9" w:rsidP="3C3B248F">
      <w:pPr>
        <w:jc w:val="left"/>
        <w:rPr>
          <w:lang w:val="es-ES"/>
        </w:rPr>
      </w:pPr>
    </w:p>
    <w:p w14:paraId="0000001A" w14:textId="77777777" w:rsidR="00184BD9" w:rsidRPr="006B160B" w:rsidRDefault="00184BD9" w:rsidP="3C3B248F">
      <w:pPr>
        <w:jc w:val="center"/>
        <w:rPr>
          <w:lang w:val="es-ES"/>
        </w:rPr>
      </w:pPr>
    </w:p>
    <w:p w14:paraId="0000001B" w14:textId="77777777" w:rsidR="00184BD9" w:rsidRPr="006B160B" w:rsidRDefault="00184BD9" w:rsidP="3C3B248F">
      <w:pPr>
        <w:jc w:val="center"/>
        <w:rPr>
          <w:lang w:val="es-ES"/>
        </w:rPr>
      </w:pPr>
    </w:p>
    <w:p w14:paraId="0000001C" w14:textId="77777777" w:rsidR="00184BD9" w:rsidRPr="006B160B" w:rsidRDefault="57B479A6" w:rsidP="3C3B248F">
      <w:pPr>
        <w:jc w:val="center"/>
        <w:rPr>
          <w:lang w:val="es-ES"/>
        </w:rPr>
      </w:pPr>
      <w:r w:rsidRPr="3C3B248F">
        <w:rPr>
          <w:lang w:val="es-ES"/>
        </w:rPr>
        <w:t>Sevilla, marzo de 2023</w:t>
      </w:r>
      <w:r w:rsidRPr="3C3B248F">
        <w:rPr>
          <w:lang w:val="es-ES"/>
        </w:rPr>
        <w:br w:type="page"/>
      </w:r>
    </w:p>
    <w:p w14:paraId="0000001D" w14:textId="77777777" w:rsidR="00184BD9" w:rsidRPr="006B160B" w:rsidRDefault="00F150BE" w:rsidP="3C3B248F">
      <w:pPr>
        <w:pStyle w:val="Ttulo1"/>
        <w:rPr>
          <w:lang w:val="es-ES"/>
        </w:rPr>
      </w:pPr>
      <w:bookmarkStart w:id="0" w:name="_Toc132235224"/>
      <w:r w:rsidRPr="3C3B248F">
        <w:rPr>
          <w:lang w:val="es-ES"/>
        </w:rPr>
        <w:lastRenderedPageBreak/>
        <w:t>Agradecimientos</w:t>
      </w:r>
      <w:bookmarkEnd w:id="0"/>
    </w:p>
    <w:p w14:paraId="0000001E" w14:textId="77777777" w:rsidR="00184BD9" w:rsidRPr="006B160B" w:rsidRDefault="00184BD9" w:rsidP="3C3B248F">
      <w:pPr>
        <w:jc w:val="left"/>
        <w:rPr>
          <w:lang w:val="es-ES"/>
        </w:rPr>
      </w:pPr>
    </w:p>
    <w:p w14:paraId="0000001F" w14:textId="77777777" w:rsidR="00184BD9" w:rsidRPr="006B160B" w:rsidRDefault="00184BD9" w:rsidP="3C3B248F">
      <w:pPr>
        <w:jc w:val="left"/>
        <w:rPr>
          <w:sz w:val="16"/>
          <w:szCs w:val="16"/>
          <w:lang w:val="es-ES"/>
        </w:rPr>
      </w:pPr>
    </w:p>
    <w:p w14:paraId="00000020" w14:textId="77777777" w:rsidR="00184BD9" w:rsidRPr="006B160B" w:rsidRDefault="00184BD9" w:rsidP="3C3B248F">
      <w:pPr>
        <w:rPr>
          <w:b/>
          <w:bCs/>
          <w:sz w:val="28"/>
          <w:szCs w:val="28"/>
          <w:lang w:val="es-ES"/>
        </w:rPr>
      </w:pPr>
    </w:p>
    <w:p w14:paraId="00000021" w14:textId="77777777" w:rsidR="00184BD9" w:rsidRPr="006B160B" w:rsidRDefault="00184BD9" w:rsidP="3C3B248F">
      <w:pPr>
        <w:rPr>
          <w:b/>
          <w:bCs/>
          <w:sz w:val="28"/>
          <w:szCs w:val="28"/>
          <w:lang w:val="es-ES"/>
        </w:rPr>
      </w:pPr>
    </w:p>
    <w:p w14:paraId="00000022" w14:textId="77777777" w:rsidR="00184BD9" w:rsidRPr="006B160B" w:rsidRDefault="00F150BE" w:rsidP="3C3B248F">
      <w:pPr>
        <w:rPr>
          <w:b/>
          <w:bCs/>
          <w:sz w:val="28"/>
          <w:szCs w:val="28"/>
          <w:lang w:val="es-ES"/>
        </w:rPr>
      </w:pPr>
      <w:r w:rsidRPr="3C3B248F">
        <w:rPr>
          <w:lang w:val="es-ES"/>
        </w:rPr>
        <w:br w:type="page"/>
      </w:r>
    </w:p>
    <w:p w14:paraId="00000023" w14:textId="77777777" w:rsidR="00184BD9" w:rsidRPr="006B160B" w:rsidRDefault="00F150BE" w:rsidP="3C3B248F">
      <w:pPr>
        <w:pStyle w:val="Ttulo1"/>
        <w:rPr>
          <w:lang w:val="es-ES"/>
        </w:rPr>
      </w:pPr>
      <w:bookmarkStart w:id="1" w:name="_Toc132235225"/>
      <w:r w:rsidRPr="3C3B248F">
        <w:rPr>
          <w:lang w:val="es-ES"/>
        </w:rPr>
        <w:lastRenderedPageBreak/>
        <w:t>Resumen</w:t>
      </w:r>
      <w:bookmarkEnd w:id="1"/>
    </w:p>
    <w:p w14:paraId="00000024" w14:textId="77777777" w:rsidR="00184BD9" w:rsidRPr="006B160B" w:rsidRDefault="00184BD9" w:rsidP="3C3B248F">
      <w:pPr>
        <w:rPr>
          <w:lang w:val="es-ES"/>
        </w:rPr>
      </w:pPr>
    </w:p>
    <w:p w14:paraId="0000002B" w14:textId="4F052555" w:rsidR="00184BD9" w:rsidRPr="006B160B" w:rsidRDefault="0076018E" w:rsidP="0076018E">
      <w:pPr>
        <w:rPr>
          <w:lang w:val="es-ES"/>
        </w:rPr>
      </w:pPr>
      <w:r w:rsidRPr="0076018E">
        <w:rPr>
          <w:lang w:val="es-ES"/>
        </w:rPr>
        <w:t xml:space="preserve">Realizamos diversas actividades a diario sin darnos cuenta de la complejidad de algunas de ellas, como cruzar una vía con mucho tráfico. Cuando se trata de personas con discapacidad visual, la complejidad aumenta y se hace necesaria la necesidad de crear recursos que ayuden a estas personas a realizar con éxito esta tarea. La literatura ya presenta estudios dirigidos a mejorar la movilidad de personas con discapacidad visual, los cuales cuentan con recursos que captan estructuras ambientales y generan información detallada sobre estos entornos. Entre estos estudios están presentes los conceptos de Internet de las Cosas junto con las Ciudades Inteligentes. Entre los diversos objetivos de las Smart </w:t>
      </w:r>
      <w:proofErr w:type="spellStart"/>
      <w:r w:rsidRPr="0076018E">
        <w:rPr>
          <w:lang w:val="es-ES"/>
        </w:rPr>
        <w:t>Cities</w:t>
      </w:r>
      <w:proofErr w:type="spellEnd"/>
      <w:r w:rsidRPr="0076018E">
        <w:rPr>
          <w:lang w:val="es-ES"/>
        </w:rPr>
        <w:t xml:space="preserve">, uno de los principales es garantizar la movilidad de cualquier persona, independientemente de su condición física o sensorial. Sin embargo, la búsqueda en la literatura mostró que entre los estudios existentes existe un vacío en cuanto al objetivo de brindar asistencia electrónica a la percepción espacial de una manera fácil, económicamente accesible y aceptable para las personas con discapacidad visual. En este sentido, esta tesis inició estudios para la creación de un hardware de semáforo digital, auxiliado por el Agente </w:t>
      </w:r>
      <w:proofErr w:type="spellStart"/>
      <w:r w:rsidRPr="0076018E">
        <w:rPr>
          <w:lang w:val="es-ES"/>
        </w:rPr>
        <w:t>Seebot</w:t>
      </w:r>
      <w:proofErr w:type="spellEnd"/>
      <w:r w:rsidRPr="0076018E">
        <w:rPr>
          <w:lang w:val="es-ES"/>
        </w:rPr>
        <w:t xml:space="preserve">, un recurso que agrega innovaciones a la señal de tránsito. Estas innovaciones hacen que el semáforo sea inteligente, a través del procesamiento de imágenes guiado por </w:t>
      </w:r>
      <w:proofErr w:type="spellStart"/>
      <w:r w:rsidRPr="0076018E">
        <w:rPr>
          <w:lang w:val="es-ES"/>
        </w:rPr>
        <w:t>trilateración</w:t>
      </w:r>
      <w:proofErr w:type="spellEnd"/>
      <w:r w:rsidRPr="0076018E">
        <w:rPr>
          <w:lang w:val="es-ES"/>
        </w:rPr>
        <w:t xml:space="preserve"> de señales </w:t>
      </w:r>
      <w:proofErr w:type="spellStart"/>
      <w:r w:rsidRPr="0076018E">
        <w:rPr>
          <w:lang w:val="es-ES"/>
        </w:rPr>
        <w:t>wifi</w:t>
      </w:r>
      <w:proofErr w:type="spellEnd"/>
      <w:r w:rsidRPr="0076018E">
        <w:rPr>
          <w:lang w:val="es-ES"/>
        </w:rPr>
        <w:t xml:space="preserve"> y/o utilizando señales de </w:t>
      </w:r>
      <w:proofErr w:type="spellStart"/>
      <w:r w:rsidRPr="0076018E">
        <w:rPr>
          <w:lang w:val="es-ES"/>
        </w:rPr>
        <w:t>geolocalización</w:t>
      </w:r>
      <w:proofErr w:type="spellEnd"/>
      <w:r w:rsidRPr="0076018E">
        <w:rPr>
          <w:lang w:val="es-ES"/>
        </w:rPr>
        <w:t xml:space="preserve"> (GPS), que se integra en una aplicación propiedad de personas con discapacidad visual. Esta integración se lleva a cabo a través de una serie de dispositivos de hardware y software, que crean recursos para crear puntos de acceso que brindan acceso a la red mundial y autentican a los miembros en la plataforma. Tras este primer estudio, se inició una nueva investigación con el objetivo de proponer un nuevo enfoque para ampliar las técnicas y métodos actuales para localizar la posición 2D de una fuente de señal enviada por un dispositivo emisor. En este contexto, se presentaron cinco modelos geométricos: PPC-Modelo </w:t>
      </w:r>
      <w:proofErr w:type="spellStart"/>
      <w:r w:rsidRPr="0076018E">
        <w:rPr>
          <w:lang w:val="es-ES"/>
        </w:rPr>
        <w:t>Centroide</w:t>
      </w:r>
      <w:proofErr w:type="spellEnd"/>
      <w:r w:rsidRPr="0076018E">
        <w:rPr>
          <w:lang w:val="es-ES"/>
        </w:rPr>
        <w:t xml:space="preserve"> de Puntos Polares, CHC-Modelo </w:t>
      </w:r>
      <w:proofErr w:type="spellStart"/>
      <w:r w:rsidRPr="0076018E">
        <w:rPr>
          <w:lang w:val="es-ES"/>
        </w:rPr>
        <w:t>Centroide</w:t>
      </w:r>
      <w:proofErr w:type="spellEnd"/>
      <w:r w:rsidRPr="0076018E">
        <w:rPr>
          <w:lang w:val="es-ES"/>
        </w:rPr>
        <w:t xml:space="preserve"> de Casco Convexo, PLI-Modelo de Intersecciones de Líneas Polares, TLI-Modelo de Intersecciones de Líneas Tangentes y MAI-Modelo de Líneas Tangentes con Ángulos Mínimos, para resolver el problema de ubicación de puntos, que fueron comparados con las soluciones tradicionales: </w:t>
      </w:r>
      <w:proofErr w:type="spellStart"/>
      <w:r w:rsidRPr="0076018E">
        <w:rPr>
          <w:lang w:val="es-ES"/>
        </w:rPr>
        <w:t>NRm</w:t>
      </w:r>
      <w:proofErr w:type="spellEnd"/>
      <w:r w:rsidRPr="0076018E">
        <w:rPr>
          <w:lang w:val="es-ES"/>
        </w:rPr>
        <w:t xml:space="preserve"> - Método de Newton-</w:t>
      </w:r>
      <w:proofErr w:type="spellStart"/>
      <w:r w:rsidRPr="0076018E">
        <w:rPr>
          <w:lang w:val="es-ES"/>
        </w:rPr>
        <w:t>Rapson</w:t>
      </w:r>
      <w:proofErr w:type="spellEnd"/>
      <w:r w:rsidRPr="0076018E">
        <w:rPr>
          <w:lang w:val="es-ES"/>
        </w:rPr>
        <w:t xml:space="preserve">, </w:t>
      </w:r>
      <w:proofErr w:type="spellStart"/>
      <w:r w:rsidRPr="0076018E">
        <w:rPr>
          <w:lang w:val="es-ES"/>
        </w:rPr>
        <w:t>LSm</w:t>
      </w:r>
      <w:proofErr w:type="spellEnd"/>
      <w:r w:rsidRPr="0076018E">
        <w:rPr>
          <w:lang w:val="es-ES"/>
        </w:rPr>
        <w:t xml:space="preserve"> - Método de los mínimos cuadrados, </w:t>
      </w:r>
      <w:proofErr w:type="spellStart"/>
      <w:r w:rsidRPr="0076018E">
        <w:rPr>
          <w:lang w:val="es-ES"/>
        </w:rPr>
        <w:t>WLSm</w:t>
      </w:r>
      <w:proofErr w:type="spellEnd"/>
      <w:r w:rsidRPr="0076018E">
        <w:rPr>
          <w:lang w:val="es-ES"/>
        </w:rPr>
        <w:t xml:space="preserve"> - Método de los mínimos cuadrados ponderados. Los métodos propuestos pudieron reducir el número de operaciones aritméticas requeridas por los métodos convencionales y produjeron mejores estimaciones. Un tercer estudio, propuso un nuevo método de ubicación de la señal, </w:t>
      </w:r>
      <w:r w:rsidRPr="0076018E">
        <w:rPr>
          <w:lang w:val="es-ES"/>
        </w:rPr>
        <w:lastRenderedPageBreak/>
        <w:t xml:space="preserve">denominado nuevo método denominado </w:t>
      </w:r>
      <w:proofErr w:type="spellStart"/>
      <w:r w:rsidRPr="0076018E">
        <w:rPr>
          <w:lang w:val="es-ES"/>
        </w:rPr>
        <w:t>centroide</w:t>
      </w:r>
      <w:proofErr w:type="spellEnd"/>
      <w:r w:rsidRPr="0076018E">
        <w:rPr>
          <w:lang w:val="es-ES"/>
        </w:rPr>
        <w:t xml:space="preserve"> polo-polar ponderado, basado en la geometría polo-polar ponderada con el fin de mejorar la precisión de la estimación de la ubicación de la señal, evitar el aumento de costos en la capacidad computacional y el aumento del número de nodos en la composición de la red local. Esto fue capaz de producir resultados más precisos al procesar datos con errores, ayudando a resolver el problema de aplicar la ubicación de puntos 2D en una relación geométrica, reduciendo la cantidad de operaciones aritméticas requeridas por los métodos convencionales actuales y la propagación de errores inherentes a la datos adquiridos. Además, este nuevo método se ha beneficiado de la interacción inalámbrica entre teléfonos móviles para el rastreo de contactos de proximidad, lo que mejora la precisión de la estimación de las ubicaciones de las señales. Un cuarto estudio se dedicó a mejorar el semáforo inteligente, que no estaba destinado a brindar orientación personalizada, distinguiendo a las personas con discapacidad visual de los peatones comunes, ayudándolos a cruzar la calle. Para ello, utilizó un enfoque de Diseño Centrado en el Usuario (UCD) en el desarrollo de la aplicación y realizó pruebas de campo con más usuarios con discapacidad visual para probar la aplicación. Como resultado de este estudio, el semáforo inteligente fue capaz de cambiar su propio comportamiento, transcribiendo la situación de las vías e identificando al peatón con discapacidad visual, iniciando la ayuda para cruzar las mismas.</w:t>
      </w:r>
    </w:p>
    <w:p w14:paraId="0000002C" w14:textId="77777777" w:rsidR="00184BD9" w:rsidRPr="006B160B" w:rsidRDefault="00184BD9" w:rsidP="6B33FEE5">
      <w:pPr>
        <w:rPr>
          <w:lang w:val="es-ES"/>
        </w:rPr>
      </w:pPr>
    </w:p>
    <w:p w14:paraId="0000002D" w14:textId="77777777" w:rsidR="00184BD9" w:rsidRPr="006B160B" w:rsidRDefault="00184BD9" w:rsidP="6B33FEE5">
      <w:pPr>
        <w:rPr>
          <w:lang w:val="es-ES"/>
        </w:rPr>
      </w:pPr>
    </w:p>
    <w:p w14:paraId="0000002E" w14:textId="77777777" w:rsidR="00184BD9" w:rsidRPr="006B160B" w:rsidRDefault="00184BD9" w:rsidP="6B33FEE5">
      <w:pPr>
        <w:rPr>
          <w:lang w:val="es-ES"/>
        </w:rPr>
      </w:pPr>
    </w:p>
    <w:p w14:paraId="0000002F" w14:textId="77777777" w:rsidR="00184BD9" w:rsidRPr="006B160B" w:rsidRDefault="00184BD9" w:rsidP="6B33FEE5">
      <w:pPr>
        <w:rPr>
          <w:lang w:val="es-ES"/>
        </w:rPr>
      </w:pPr>
    </w:p>
    <w:p w14:paraId="00000030" w14:textId="77777777" w:rsidR="00184BD9" w:rsidRPr="006B160B" w:rsidRDefault="00184BD9" w:rsidP="6B33FEE5">
      <w:pPr>
        <w:rPr>
          <w:lang w:val="es-ES"/>
        </w:rPr>
      </w:pPr>
    </w:p>
    <w:p w14:paraId="00000031" w14:textId="77777777" w:rsidR="00184BD9" w:rsidRPr="006B160B" w:rsidRDefault="00184BD9" w:rsidP="6B33FEE5">
      <w:pPr>
        <w:rPr>
          <w:lang w:val="es-ES"/>
        </w:rPr>
      </w:pPr>
    </w:p>
    <w:p w14:paraId="00000032" w14:textId="77777777" w:rsidR="00184BD9" w:rsidRPr="006B160B" w:rsidRDefault="00184BD9" w:rsidP="6B33FEE5">
      <w:pPr>
        <w:rPr>
          <w:lang w:val="es-ES"/>
        </w:rPr>
      </w:pPr>
    </w:p>
    <w:p w14:paraId="00000033" w14:textId="77777777" w:rsidR="00184BD9" w:rsidRPr="006B160B" w:rsidRDefault="00184BD9" w:rsidP="6B33FEE5">
      <w:pPr>
        <w:rPr>
          <w:lang w:val="es-ES"/>
        </w:rPr>
      </w:pPr>
    </w:p>
    <w:p w14:paraId="00000034" w14:textId="77777777" w:rsidR="00184BD9" w:rsidRPr="006B160B" w:rsidRDefault="00184BD9" w:rsidP="6B33FEE5">
      <w:pPr>
        <w:rPr>
          <w:lang w:val="es-ES"/>
        </w:rPr>
      </w:pPr>
    </w:p>
    <w:p w14:paraId="00000035" w14:textId="77777777" w:rsidR="00184BD9" w:rsidRPr="006B160B" w:rsidRDefault="00184BD9" w:rsidP="6B33FEE5">
      <w:pPr>
        <w:rPr>
          <w:lang w:val="es-ES"/>
        </w:rPr>
      </w:pPr>
    </w:p>
    <w:p w14:paraId="00000036" w14:textId="77777777" w:rsidR="00184BD9" w:rsidRPr="006B160B" w:rsidRDefault="00184BD9" w:rsidP="6B33FEE5">
      <w:pPr>
        <w:rPr>
          <w:lang w:val="es-ES"/>
        </w:rPr>
      </w:pPr>
    </w:p>
    <w:p w14:paraId="00000037" w14:textId="77777777" w:rsidR="00184BD9" w:rsidRPr="006B160B" w:rsidRDefault="00184BD9" w:rsidP="6B33FEE5">
      <w:pPr>
        <w:rPr>
          <w:lang w:val="es-ES"/>
        </w:rPr>
      </w:pPr>
    </w:p>
    <w:p w14:paraId="00000038" w14:textId="77777777" w:rsidR="00184BD9" w:rsidRPr="006B160B" w:rsidRDefault="00184BD9" w:rsidP="6B33FEE5">
      <w:pPr>
        <w:rPr>
          <w:lang w:val="es-ES"/>
        </w:rPr>
      </w:pPr>
    </w:p>
    <w:p w14:paraId="00000039" w14:textId="77777777" w:rsidR="00184BD9" w:rsidRPr="006B160B" w:rsidRDefault="00184BD9" w:rsidP="6B33FEE5">
      <w:pPr>
        <w:rPr>
          <w:lang w:val="es-ES"/>
        </w:rPr>
      </w:pPr>
    </w:p>
    <w:p w14:paraId="0000003A" w14:textId="77777777" w:rsidR="00184BD9" w:rsidRPr="006B160B" w:rsidRDefault="00184BD9" w:rsidP="6B33FEE5">
      <w:pPr>
        <w:rPr>
          <w:lang w:val="es-ES"/>
        </w:rPr>
      </w:pPr>
    </w:p>
    <w:p w14:paraId="0000003B" w14:textId="77777777" w:rsidR="00184BD9" w:rsidRPr="006B160B" w:rsidRDefault="00184BD9" w:rsidP="6B33FEE5">
      <w:pPr>
        <w:rPr>
          <w:lang w:val="es-ES"/>
        </w:rPr>
      </w:pPr>
    </w:p>
    <w:p w14:paraId="0000003C" w14:textId="77777777" w:rsidR="00184BD9" w:rsidRPr="006B160B" w:rsidRDefault="00184BD9" w:rsidP="6B33FEE5">
      <w:pPr>
        <w:rPr>
          <w:lang w:val="es-ES"/>
        </w:rPr>
      </w:pPr>
    </w:p>
    <w:p w14:paraId="0000003F" w14:textId="77777777" w:rsidR="00184BD9" w:rsidRPr="006B160B" w:rsidRDefault="00184BD9" w:rsidP="6B33FEE5">
      <w:pPr>
        <w:rPr>
          <w:lang w:val="es-ES"/>
        </w:rPr>
      </w:pPr>
    </w:p>
    <w:p w14:paraId="00000040" w14:textId="0470BA1A" w:rsidR="00184BD9" w:rsidRPr="006B160B" w:rsidRDefault="00F150BE" w:rsidP="6B33FEE5">
      <w:pPr>
        <w:rPr>
          <w:b/>
          <w:bCs/>
          <w:sz w:val="28"/>
          <w:szCs w:val="28"/>
          <w:lang w:val="es-ES"/>
        </w:rPr>
      </w:pPr>
      <w:r w:rsidRPr="6B33FEE5">
        <w:rPr>
          <w:b/>
          <w:bCs/>
          <w:sz w:val="28"/>
          <w:szCs w:val="28"/>
          <w:lang w:val="es-ES"/>
        </w:rPr>
        <w:t>Índice general</w:t>
      </w:r>
    </w:p>
    <w:sdt>
      <w:sdtPr>
        <w:rPr>
          <w:lang w:val="es-ES_tradnl"/>
        </w:rPr>
        <w:id w:val="894362838"/>
        <w:docPartObj>
          <w:docPartGallery w:val="Table of Contents"/>
          <w:docPartUnique/>
        </w:docPartObj>
      </w:sdtPr>
      <w:sdtContent>
        <w:p w14:paraId="3701F044" w14:textId="77777777" w:rsidR="00C57ED4" w:rsidRDefault="00F150BE">
          <w:pPr>
            <w:pStyle w:val="Sumrio1"/>
            <w:tabs>
              <w:tab w:val="right" w:pos="8496"/>
            </w:tabs>
            <w:rPr>
              <w:rFonts w:asciiTheme="minorHAnsi" w:eastAsiaTheme="minorEastAsia" w:hAnsiTheme="minorHAnsi" w:cstheme="minorBidi"/>
              <w:noProof/>
              <w:sz w:val="22"/>
              <w:szCs w:val="22"/>
              <w:lang w:eastAsia="pt-BR"/>
            </w:rPr>
          </w:pPr>
          <w:r w:rsidRPr="6B33FEE5">
            <w:rPr>
              <w:lang w:val="es-ES"/>
            </w:rPr>
            <w:fldChar w:fldCharType="begin"/>
          </w:r>
          <w:r w:rsidRPr="6B33FEE5">
            <w:rPr>
              <w:lang w:val="es-ES"/>
            </w:rPr>
            <w:instrText xml:space="preserve"> TOC \h \u \z </w:instrText>
          </w:r>
          <w:r w:rsidRPr="6B33FEE5">
            <w:rPr>
              <w:lang w:val="es-ES"/>
            </w:rPr>
            <w:fldChar w:fldCharType="separate"/>
          </w:r>
          <w:hyperlink w:anchor="_Toc132235224" w:history="1">
            <w:r w:rsidR="00C57ED4" w:rsidRPr="009D1B82">
              <w:rPr>
                <w:rStyle w:val="Hyperlink"/>
                <w:noProof/>
                <w:lang w:val="es-ES"/>
              </w:rPr>
              <w:t>Agradecimientos</w:t>
            </w:r>
            <w:r w:rsidR="00C57ED4">
              <w:rPr>
                <w:noProof/>
                <w:webHidden/>
              </w:rPr>
              <w:tab/>
            </w:r>
            <w:r w:rsidR="00C57ED4">
              <w:rPr>
                <w:noProof/>
                <w:webHidden/>
              </w:rPr>
              <w:fldChar w:fldCharType="begin"/>
            </w:r>
            <w:r w:rsidR="00C57ED4">
              <w:rPr>
                <w:noProof/>
                <w:webHidden/>
              </w:rPr>
              <w:instrText xml:space="preserve"> PAGEREF _Toc132235224 \h </w:instrText>
            </w:r>
            <w:r w:rsidR="00C57ED4">
              <w:rPr>
                <w:noProof/>
                <w:webHidden/>
              </w:rPr>
            </w:r>
            <w:r w:rsidR="00C57ED4">
              <w:rPr>
                <w:noProof/>
                <w:webHidden/>
              </w:rPr>
              <w:fldChar w:fldCharType="separate"/>
            </w:r>
            <w:r w:rsidR="00C57ED4">
              <w:rPr>
                <w:noProof/>
                <w:webHidden/>
              </w:rPr>
              <w:t>1</w:t>
            </w:r>
            <w:r w:rsidR="00C57ED4">
              <w:rPr>
                <w:noProof/>
                <w:webHidden/>
              </w:rPr>
              <w:fldChar w:fldCharType="end"/>
            </w:r>
          </w:hyperlink>
        </w:p>
        <w:p w14:paraId="606B2DBA" w14:textId="77777777" w:rsidR="00C57ED4" w:rsidRDefault="00C57ED4">
          <w:pPr>
            <w:pStyle w:val="Sumrio1"/>
            <w:tabs>
              <w:tab w:val="right" w:pos="8496"/>
            </w:tabs>
            <w:rPr>
              <w:rFonts w:asciiTheme="minorHAnsi" w:eastAsiaTheme="minorEastAsia" w:hAnsiTheme="minorHAnsi" w:cstheme="minorBidi"/>
              <w:noProof/>
              <w:sz w:val="22"/>
              <w:szCs w:val="22"/>
              <w:lang w:eastAsia="pt-BR"/>
            </w:rPr>
          </w:pPr>
          <w:hyperlink w:anchor="_Toc132235225" w:history="1">
            <w:r w:rsidRPr="009D1B82">
              <w:rPr>
                <w:rStyle w:val="Hyperlink"/>
                <w:noProof/>
                <w:lang w:val="es-ES"/>
              </w:rPr>
              <w:t>Resumen</w:t>
            </w:r>
            <w:r>
              <w:rPr>
                <w:noProof/>
                <w:webHidden/>
              </w:rPr>
              <w:tab/>
            </w:r>
            <w:r>
              <w:rPr>
                <w:noProof/>
                <w:webHidden/>
              </w:rPr>
              <w:fldChar w:fldCharType="begin"/>
            </w:r>
            <w:r>
              <w:rPr>
                <w:noProof/>
                <w:webHidden/>
              </w:rPr>
              <w:instrText xml:space="preserve"> PAGEREF _Toc132235225 \h </w:instrText>
            </w:r>
            <w:r>
              <w:rPr>
                <w:noProof/>
                <w:webHidden/>
              </w:rPr>
            </w:r>
            <w:r>
              <w:rPr>
                <w:noProof/>
                <w:webHidden/>
              </w:rPr>
              <w:fldChar w:fldCharType="separate"/>
            </w:r>
            <w:r>
              <w:rPr>
                <w:noProof/>
                <w:webHidden/>
              </w:rPr>
              <w:t>2</w:t>
            </w:r>
            <w:r>
              <w:rPr>
                <w:noProof/>
                <w:webHidden/>
              </w:rPr>
              <w:fldChar w:fldCharType="end"/>
            </w:r>
          </w:hyperlink>
        </w:p>
        <w:p w14:paraId="0AC62E49" w14:textId="77777777" w:rsidR="00C57ED4" w:rsidRDefault="00C57ED4">
          <w:pPr>
            <w:pStyle w:val="Sumrio1"/>
            <w:tabs>
              <w:tab w:val="right" w:pos="8496"/>
            </w:tabs>
            <w:rPr>
              <w:rFonts w:asciiTheme="minorHAnsi" w:eastAsiaTheme="minorEastAsia" w:hAnsiTheme="minorHAnsi" w:cstheme="minorBidi"/>
              <w:noProof/>
              <w:sz w:val="22"/>
              <w:szCs w:val="22"/>
              <w:lang w:eastAsia="pt-BR"/>
            </w:rPr>
          </w:pPr>
          <w:hyperlink w:anchor="_Toc132235226" w:history="1">
            <w:r w:rsidRPr="009D1B82">
              <w:rPr>
                <w:rStyle w:val="Hyperlink"/>
                <w:noProof/>
                <w:lang w:val="es-ES"/>
              </w:rPr>
              <w:t>PARTE I:</w:t>
            </w:r>
            <w:r>
              <w:rPr>
                <w:noProof/>
                <w:webHidden/>
              </w:rPr>
              <w:tab/>
            </w:r>
            <w:r>
              <w:rPr>
                <w:noProof/>
                <w:webHidden/>
              </w:rPr>
              <w:fldChar w:fldCharType="begin"/>
            </w:r>
            <w:r>
              <w:rPr>
                <w:noProof/>
                <w:webHidden/>
              </w:rPr>
              <w:instrText xml:space="preserve"> PAGEREF _Toc132235226 \h </w:instrText>
            </w:r>
            <w:r>
              <w:rPr>
                <w:noProof/>
                <w:webHidden/>
              </w:rPr>
            </w:r>
            <w:r>
              <w:rPr>
                <w:noProof/>
                <w:webHidden/>
              </w:rPr>
              <w:fldChar w:fldCharType="separate"/>
            </w:r>
            <w:r>
              <w:rPr>
                <w:noProof/>
                <w:webHidden/>
              </w:rPr>
              <w:t>8</w:t>
            </w:r>
            <w:r>
              <w:rPr>
                <w:noProof/>
                <w:webHidden/>
              </w:rPr>
              <w:fldChar w:fldCharType="end"/>
            </w:r>
          </w:hyperlink>
        </w:p>
        <w:p w14:paraId="6FEA67B4" w14:textId="77777777" w:rsidR="00C57ED4" w:rsidRDefault="00C57ED4">
          <w:pPr>
            <w:pStyle w:val="Sumrio1"/>
            <w:tabs>
              <w:tab w:val="right" w:pos="8496"/>
            </w:tabs>
            <w:rPr>
              <w:rFonts w:asciiTheme="minorHAnsi" w:eastAsiaTheme="minorEastAsia" w:hAnsiTheme="minorHAnsi" w:cstheme="minorBidi"/>
              <w:noProof/>
              <w:sz w:val="22"/>
              <w:szCs w:val="22"/>
              <w:lang w:eastAsia="pt-BR"/>
            </w:rPr>
          </w:pPr>
          <w:hyperlink w:anchor="_Toc132235227" w:history="1">
            <w:r w:rsidRPr="009D1B82">
              <w:rPr>
                <w:rStyle w:val="Hyperlink"/>
                <w:noProof/>
                <w:lang w:val="es-ES"/>
              </w:rPr>
              <w:t>MEMORIA</w:t>
            </w:r>
            <w:r>
              <w:rPr>
                <w:noProof/>
                <w:webHidden/>
              </w:rPr>
              <w:tab/>
            </w:r>
            <w:r>
              <w:rPr>
                <w:noProof/>
                <w:webHidden/>
              </w:rPr>
              <w:fldChar w:fldCharType="begin"/>
            </w:r>
            <w:r>
              <w:rPr>
                <w:noProof/>
                <w:webHidden/>
              </w:rPr>
              <w:instrText xml:space="preserve"> PAGEREF _Toc132235227 \h </w:instrText>
            </w:r>
            <w:r>
              <w:rPr>
                <w:noProof/>
                <w:webHidden/>
              </w:rPr>
            </w:r>
            <w:r>
              <w:rPr>
                <w:noProof/>
                <w:webHidden/>
              </w:rPr>
              <w:fldChar w:fldCharType="separate"/>
            </w:r>
            <w:r>
              <w:rPr>
                <w:noProof/>
                <w:webHidden/>
              </w:rPr>
              <w:t>8</w:t>
            </w:r>
            <w:r>
              <w:rPr>
                <w:noProof/>
                <w:webHidden/>
              </w:rPr>
              <w:fldChar w:fldCharType="end"/>
            </w:r>
          </w:hyperlink>
        </w:p>
        <w:p w14:paraId="0E9965A5" w14:textId="77777777" w:rsidR="00C57ED4" w:rsidRDefault="00C57ED4">
          <w:pPr>
            <w:pStyle w:val="Sumrio1"/>
            <w:tabs>
              <w:tab w:val="right" w:pos="8496"/>
            </w:tabs>
            <w:rPr>
              <w:rFonts w:asciiTheme="minorHAnsi" w:eastAsiaTheme="minorEastAsia" w:hAnsiTheme="minorHAnsi" w:cstheme="minorBidi"/>
              <w:noProof/>
              <w:sz w:val="22"/>
              <w:szCs w:val="22"/>
              <w:lang w:eastAsia="pt-BR"/>
            </w:rPr>
          </w:pPr>
          <w:hyperlink w:anchor="_Toc132235228" w:history="1">
            <w:r w:rsidRPr="009D1B82">
              <w:rPr>
                <w:rStyle w:val="Hyperlink"/>
                <w:noProof/>
                <w:lang w:val="es-ES"/>
              </w:rPr>
              <w:t>Capítulo 1</w:t>
            </w:r>
            <w:r>
              <w:rPr>
                <w:noProof/>
                <w:webHidden/>
              </w:rPr>
              <w:tab/>
            </w:r>
            <w:r>
              <w:rPr>
                <w:noProof/>
                <w:webHidden/>
              </w:rPr>
              <w:fldChar w:fldCharType="begin"/>
            </w:r>
            <w:r>
              <w:rPr>
                <w:noProof/>
                <w:webHidden/>
              </w:rPr>
              <w:instrText xml:space="preserve"> PAGEREF _Toc132235228 \h </w:instrText>
            </w:r>
            <w:r>
              <w:rPr>
                <w:noProof/>
                <w:webHidden/>
              </w:rPr>
            </w:r>
            <w:r>
              <w:rPr>
                <w:noProof/>
                <w:webHidden/>
              </w:rPr>
              <w:fldChar w:fldCharType="separate"/>
            </w:r>
            <w:r>
              <w:rPr>
                <w:noProof/>
                <w:webHidden/>
              </w:rPr>
              <w:t>9</w:t>
            </w:r>
            <w:r>
              <w:rPr>
                <w:noProof/>
                <w:webHidden/>
              </w:rPr>
              <w:fldChar w:fldCharType="end"/>
            </w:r>
          </w:hyperlink>
        </w:p>
        <w:p w14:paraId="2DDD2B28"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29" w:history="1">
            <w:r w:rsidRPr="009D1B82">
              <w:rPr>
                <w:rStyle w:val="Hyperlink"/>
                <w:noProof/>
                <w:lang w:val="es-ES"/>
              </w:rPr>
              <w:t>Introducción</w:t>
            </w:r>
            <w:r>
              <w:rPr>
                <w:noProof/>
                <w:webHidden/>
              </w:rPr>
              <w:tab/>
            </w:r>
            <w:r>
              <w:rPr>
                <w:noProof/>
                <w:webHidden/>
              </w:rPr>
              <w:fldChar w:fldCharType="begin"/>
            </w:r>
            <w:r>
              <w:rPr>
                <w:noProof/>
                <w:webHidden/>
              </w:rPr>
              <w:instrText xml:space="preserve"> PAGEREF _Toc132235229 \h </w:instrText>
            </w:r>
            <w:r>
              <w:rPr>
                <w:noProof/>
                <w:webHidden/>
              </w:rPr>
            </w:r>
            <w:r>
              <w:rPr>
                <w:noProof/>
                <w:webHidden/>
              </w:rPr>
              <w:fldChar w:fldCharType="separate"/>
            </w:r>
            <w:r>
              <w:rPr>
                <w:noProof/>
                <w:webHidden/>
              </w:rPr>
              <w:t>9</w:t>
            </w:r>
            <w:r>
              <w:rPr>
                <w:noProof/>
                <w:webHidden/>
              </w:rPr>
              <w:fldChar w:fldCharType="end"/>
            </w:r>
          </w:hyperlink>
        </w:p>
        <w:p w14:paraId="18CD6A8F"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30" w:history="1">
            <w:r w:rsidRPr="009D1B82">
              <w:rPr>
                <w:rStyle w:val="Hyperlink"/>
                <w:noProof/>
                <w:lang w:val="es-ES"/>
              </w:rPr>
              <w:t xml:space="preserve">Contribución 1:  </w:t>
            </w:r>
            <w:r w:rsidRPr="009D1B82">
              <w:rPr>
                <w:rStyle w:val="Hyperlink"/>
                <w:bCs/>
                <w:i/>
                <w:iCs/>
                <w:noProof/>
                <w:lang w:val="es-ES"/>
              </w:rPr>
              <w:t xml:space="preserve"> A technological innovation to safely aid in the spatial orientation of blind people in a complex urban environment</w:t>
            </w:r>
            <w:r>
              <w:rPr>
                <w:noProof/>
                <w:webHidden/>
              </w:rPr>
              <w:tab/>
            </w:r>
            <w:r>
              <w:rPr>
                <w:noProof/>
                <w:webHidden/>
              </w:rPr>
              <w:fldChar w:fldCharType="begin"/>
            </w:r>
            <w:r>
              <w:rPr>
                <w:noProof/>
                <w:webHidden/>
              </w:rPr>
              <w:instrText xml:space="preserve"> PAGEREF _Toc132235230 \h </w:instrText>
            </w:r>
            <w:r>
              <w:rPr>
                <w:noProof/>
                <w:webHidden/>
              </w:rPr>
            </w:r>
            <w:r>
              <w:rPr>
                <w:noProof/>
                <w:webHidden/>
              </w:rPr>
              <w:fldChar w:fldCharType="separate"/>
            </w:r>
            <w:r>
              <w:rPr>
                <w:noProof/>
                <w:webHidden/>
              </w:rPr>
              <w:t>12</w:t>
            </w:r>
            <w:r>
              <w:rPr>
                <w:noProof/>
                <w:webHidden/>
              </w:rPr>
              <w:fldChar w:fldCharType="end"/>
            </w:r>
          </w:hyperlink>
        </w:p>
        <w:p w14:paraId="1B7DBF4D"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31" w:history="1">
            <w:r w:rsidRPr="009D1B82">
              <w:rPr>
                <w:rStyle w:val="Hyperlink"/>
                <w:noProof/>
                <w:lang w:val="es-ES"/>
              </w:rPr>
              <w:t xml:space="preserve">Contribución 3:  </w:t>
            </w:r>
            <w:r w:rsidRPr="009D1B82">
              <w:rPr>
                <w:rStyle w:val="Hyperlink"/>
                <w:bCs/>
                <w:i/>
                <w:iCs/>
                <w:noProof/>
                <w:lang w:val="es-ES"/>
              </w:rPr>
              <w:t xml:space="preserve"> New signal location method based on signal-range data for proximity tracing tools A Context-Aware Artificial Intelligence-based System to Support Street Crossings For Pedestrians with Visual Impairments</w:t>
            </w:r>
            <w:r>
              <w:rPr>
                <w:noProof/>
                <w:webHidden/>
              </w:rPr>
              <w:tab/>
            </w:r>
            <w:r>
              <w:rPr>
                <w:noProof/>
                <w:webHidden/>
              </w:rPr>
              <w:fldChar w:fldCharType="begin"/>
            </w:r>
            <w:r>
              <w:rPr>
                <w:noProof/>
                <w:webHidden/>
              </w:rPr>
              <w:instrText xml:space="preserve"> PAGEREF _Toc132235231 \h </w:instrText>
            </w:r>
            <w:r>
              <w:rPr>
                <w:noProof/>
                <w:webHidden/>
              </w:rPr>
            </w:r>
            <w:r>
              <w:rPr>
                <w:noProof/>
                <w:webHidden/>
              </w:rPr>
              <w:fldChar w:fldCharType="separate"/>
            </w:r>
            <w:r>
              <w:rPr>
                <w:noProof/>
                <w:webHidden/>
              </w:rPr>
              <w:t>14</w:t>
            </w:r>
            <w:r>
              <w:rPr>
                <w:noProof/>
                <w:webHidden/>
              </w:rPr>
              <w:fldChar w:fldCharType="end"/>
            </w:r>
          </w:hyperlink>
        </w:p>
        <w:p w14:paraId="4220AE29" w14:textId="77777777" w:rsidR="00C57ED4" w:rsidRDefault="00C57ED4">
          <w:pPr>
            <w:pStyle w:val="Sumrio1"/>
            <w:tabs>
              <w:tab w:val="right" w:pos="8496"/>
            </w:tabs>
            <w:rPr>
              <w:rFonts w:asciiTheme="minorHAnsi" w:eastAsiaTheme="minorEastAsia" w:hAnsiTheme="minorHAnsi" w:cstheme="minorBidi"/>
              <w:noProof/>
              <w:sz w:val="22"/>
              <w:szCs w:val="22"/>
              <w:lang w:eastAsia="pt-BR"/>
            </w:rPr>
          </w:pPr>
          <w:hyperlink w:anchor="_Toc132235232" w:history="1">
            <w:r w:rsidRPr="009D1B82">
              <w:rPr>
                <w:rStyle w:val="Hyperlink"/>
                <w:noProof/>
                <w:lang w:val="es-ES"/>
              </w:rPr>
              <w:t>Capítulo 2</w:t>
            </w:r>
            <w:r>
              <w:rPr>
                <w:noProof/>
                <w:webHidden/>
              </w:rPr>
              <w:tab/>
            </w:r>
            <w:r>
              <w:rPr>
                <w:noProof/>
                <w:webHidden/>
              </w:rPr>
              <w:fldChar w:fldCharType="begin"/>
            </w:r>
            <w:r>
              <w:rPr>
                <w:noProof/>
                <w:webHidden/>
              </w:rPr>
              <w:instrText xml:space="preserve"> PAGEREF _Toc132235232 \h </w:instrText>
            </w:r>
            <w:r>
              <w:rPr>
                <w:noProof/>
                <w:webHidden/>
              </w:rPr>
            </w:r>
            <w:r>
              <w:rPr>
                <w:noProof/>
                <w:webHidden/>
              </w:rPr>
              <w:fldChar w:fldCharType="separate"/>
            </w:r>
            <w:r>
              <w:rPr>
                <w:noProof/>
                <w:webHidden/>
              </w:rPr>
              <w:t>16</w:t>
            </w:r>
            <w:r>
              <w:rPr>
                <w:noProof/>
                <w:webHidden/>
              </w:rPr>
              <w:fldChar w:fldCharType="end"/>
            </w:r>
          </w:hyperlink>
        </w:p>
        <w:p w14:paraId="7AC635C7"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33" w:history="1">
            <w:r w:rsidRPr="009D1B82">
              <w:rPr>
                <w:rStyle w:val="Hyperlink"/>
                <w:noProof/>
                <w:lang w:val="es-ES"/>
              </w:rPr>
              <w:t>Objetivos</w:t>
            </w:r>
            <w:r>
              <w:rPr>
                <w:noProof/>
                <w:webHidden/>
              </w:rPr>
              <w:tab/>
            </w:r>
            <w:r>
              <w:rPr>
                <w:noProof/>
                <w:webHidden/>
              </w:rPr>
              <w:fldChar w:fldCharType="begin"/>
            </w:r>
            <w:r>
              <w:rPr>
                <w:noProof/>
                <w:webHidden/>
              </w:rPr>
              <w:instrText xml:space="preserve"> PAGEREF _Toc132235233 \h </w:instrText>
            </w:r>
            <w:r>
              <w:rPr>
                <w:noProof/>
                <w:webHidden/>
              </w:rPr>
            </w:r>
            <w:r>
              <w:rPr>
                <w:noProof/>
                <w:webHidden/>
              </w:rPr>
              <w:fldChar w:fldCharType="separate"/>
            </w:r>
            <w:r>
              <w:rPr>
                <w:noProof/>
                <w:webHidden/>
              </w:rPr>
              <w:t>16</w:t>
            </w:r>
            <w:r>
              <w:rPr>
                <w:noProof/>
                <w:webHidden/>
              </w:rPr>
              <w:fldChar w:fldCharType="end"/>
            </w:r>
          </w:hyperlink>
        </w:p>
        <w:p w14:paraId="210A2029"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34" w:history="1">
            <w:r w:rsidRPr="009D1B82">
              <w:rPr>
                <w:rStyle w:val="Hyperlink"/>
                <w:noProof/>
                <w:lang w:val="es-ES"/>
              </w:rPr>
              <w:t xml:space="preserve">Contribución 1:  </w:t>
            </w:r>
            <w:r w:rsidRPr="009D1B82">
              <w:rPr>
                <w:rStyle w:val="Hyperlink"/>
                <w:bCs/>
                <w:i/>
                <w:iCs/>
                <w:noProof/>
                <w:lang w:val="es-ES"/>
              </w:rPr>
              <w:t xml:space="preserve"> A technological innovation to safely aid in the spatial orientation of blind people in a complex urban environment</w:t>
            </w:r>
            <w:r>
              <w:rPr>
                <w:noProof/>
                <w:webHidden/>
              </w:rPr>
              <w:tab/>
            </w:r>
            <w:r>
              <w:rPr>
                <w:noProof/>
                <w:webHidden/>
              </w:rPr>
              <w:fldChar w:fldCharType="begin"/>
            </w:r>
            <w:r>
              <w:rPr>
                <w:noProof/>
                <w:webHidden/>
              </w:rPr>
              <w:instrText xml:space="preserve"> PAGEREF _Toc132235234 \h </w:instrText>
            </w:r>
            <w:r>
              <w:rPr>
                <w:noProof/>
                <w:webHidden/>
              </w:rPr>
            </w:r>
            <w:r>
              <w:rPr>
                <w:noProof/>
                <w:webHidden/>
              </w:rPr>
              <w:fldChar w:fldCharType="separate"/>
            </w:r>
            <w:r>
              <w:rPr>
                <w:noProof/>
                <w:webHidden/>
              </w:rPr>
              <w:t>16</w:t>
            </w:r>
            <w:r>
              <w:rPr>
                <w:noProof/>
                <w:webHidden/>
              </w:rPr>
              <w:fldChar w:fldCharType="end"/>
            </w:r>
          </w:hyperlink>
        </w:p>
        <w:p w14:paraId="1C808AF4"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35" w:history="1">
            <w:r w:rsidRPr="009D1B82">
              <w:rPr>
                <w:rStyle w:val="Hyperlink"/>
                <w:noProof/>
                <w:lang w:val="es-ES"/>
              </w:rPr>
              <w:t xml:space="preserve">Contribución 4: </w:t>
            </w:r>
            <w:r w:rsidRPr="009D1B82">
              <w:rPr>
                <w:rStyle w:val="Hyperlink"/>
                <w:i/>
                <w:iCs/>
                <w:noProof/>
              </w:rPr>
              <w:t>A Context-Aware Artificial Intelligence-based System to Support Street Crossings For Pedestrians with Visual Impairments</w:t>
            </w:r>
            <w:r>
              <w:rPr>
                <w:noProof/>
                <w:webHidden/>
              </w:rPr>
              <w:tab/>
            </w:r>
            <w:r>
              <w:rPr>
                <w:noProof/>
                <w:webHidden/>
              </w:rPr>
              <w:fldChar w:fldCharType="begin"/>
            </w:r>
            <w:r>
              <w:rPr>
                <w:noProof/>
                <w:webHidden/>
              </w:rPr>
              <w:instrText xml:space="preserve"> PAGEREF _Toc132235235 \h </w:instrText>
            </w:r>
            <w:r>
              <w:rPr>
                <w:noProof/>
                <w:webHidden/>
              </w:rPr>
            </w:r>
            <w:r>
              <w:rPr>
                <w:noProof/>
                <w:webHidden/>
              </w:rPr>
              <w:fldChar w:fldCharType="separate"/>
            </w:r>
            <w:r>
              <w:rPr>
                <w:noProof/>
                <w:webHidden/>
              </w:rPr>
              <w:t>18</w:t>
            </w:r>
            <w:r>
              <w:rPr>
                <w:noProof/>
                <w:webHidden/>
              </w:rPr>
              <w:fldChar w:fldCharType="end"/>
            </w:r>
          </w:hyperlink>
        </w:p>
        <w:p w14:paraId="0A5F861D" w14:textId="77777777" w:rsidR="00C57ED4" w:rsidRDefault="00C57ED4">
          <w:pPr>
            <w:pStyle w:val="Sumrio1"/>
            <w:tabs>
              <w:tab w:val="right" w:pos="8496"/>
            </w:tabs>
            <w:rPr>
              <w:rFonts w:asciiTheme="minorHAnsi" w:eastAsiaTheme="minorEastAsia" w:hAnsiTheme="minorHAnsi" w:cstheme="minorBidi"/>
              <w:noProof/>
              <w:sz w:val="22"/>
              <w:szCs w:val="22"/>
              <w:lang w:eastAsia="pt-BR"/>
            </w:rPr>
          </w:pPr>
          <w:hyperlink w:anchor="_Toc132235236" w:history="1">
            <w:r w:rsidRPr="009D1B82">
              <w:rPr>
                <w:rStyle w:val="Hyperlink"/>
                <w:noProof/>
                <w:lang w:val="es-ES"/>
              </w:rPr>
              <w:t>Capítulo 3</w:t>
            </w:r>
            <w:r>
              <w:rPr>
                <w:noProof/>
                <w:webHidden/>
              </w:rPr>
              <w:tab/>
            </w:r>
            <w:r>
              <w:rPr>
                <w:noProof/>
                <w:webHidden/>
              </w:rPr>
              <w:fldChar w:fldCharType="begin"/>
            </w:r>
            <w:r>
              <w:rPr>
                <w:noProof/>
                <w:webHidden/>
              </w:rPr>
              <w:instrText xml:space="preserve"> PAGEREF _Toc132235236 \h </w:instrText>
            </w:r>
            <w:r>
              <w:rPr>
                <w:noProof/>
                <w:webHidden/>
              </w:rPr>
            </w:r>
            <w:r>
              <w:rPr>
                <w:noProof/>
                <w:webHidden/>
              </w:rPr>
              <w:fldChar w:fldCharType="separate"/>
            </w:r>
            <w:r>
              <w:rPr>
                <w:noProof/>
                <w:webHidden/>
              </w:rPr>
              <w:t>19</w:t>
            </w:r>
            <w:r>
              <w:rPr>
                <w:noProof/>
                <w:webHidden/>
              </w:rPr>
              <w:fldChar w:fldCharType="end"/>
            </w:r>
          </w:hyperlink>
        </w:p>
        <w:p w14:paraId="0DA8C75A"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37" w:history="1">
            <w:r w:rsidRPr="009D1B82">
              <w:rPr>
                <w:rStyle w:val="Hyperlink"/>
                <w:noProof/>
                <w:lang w:val="es-ES"/>
              </w:rPr>
              <w:t>Resumen de resultados</w:t>
            </w:r>
            <w:r>
              <w:rPr>
                <w:noProof/>
                <w:webHidden/>
              </w:rPr>
              <w:tab/>
            </w:r>
            <w:r>
              <w:rPr>
                <w:noProof/>
                <w:webHidden/>
              </w:rPr>
              <w:fldChar w:fldCharType="begin"/>
            </w:r>
            <w:r>
              <w:rPr>
                <w:noProof/>
                <w:webHidden/>
              </w:rPr>
              <w:instrText xml:space="preserve"> PAGEREF _Toc132235237 \h </w:instrText>
            </w:r>
            <w:r>
              <w:rPr>
                <w:noProof/>
                <w:webHidden/>
              </w:rPr>
            </w:r>
            <w:r>
              <w:rPr>
                <w:noProof/>
                <w:webHidden/>
              </w:rPr>
              <w:fldChar w:fldCharType="separate"/>
            </w:r>
            <w:r>
              <w:rPr>
                <w:noProof/>
                <w:webHidden/>
              </w:rPr>
              <w:t>19</w:t>
            </w:r>
            <w:r>
              <w:rPr>
                <w:noProof/>
                <w:webHidden/>
              </w:rPr>
              <w:fldChar w:fldCharType="end"/>
            </w:r>
          </w:hyperlink>
        </w:p>
        <w:p w14:paraId="1EF47FBE"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38" w:history="1">
            <w:r w:rsidRPr="009D1B82">
              <w:rPr>
                <w:rStyle w:val="Hyperlink"/>
                <w:noProof/>
                <w:lang w:val="es-ES"/>
              </w:rPr>
              <w:t xml:space="preserve">Contribución 1: </w:t>
            </w:r>
            <w:r w:rsidRPr="009D1B82">
              <w:rPr>
                <w:rStyle w:val="Hyperlink"/>
                <w:i/>
                <w:iCs/>
                <w:noProof/>
              </w:rPr>
              <w:t>A technological innovation to safely aid in the spatial orientation of blind people in a complex urban environment</w:t>
            </w:r>
            <w:r>
              <w:rPr>
                <w:noProof/>
                <w:webHidden/>
              </w:rPr>
              <w:tab/>
            </w:r>
            <w:r>
              <w:rPr>
                <w:noProof/>
                <w:webHidden/>
              </w:rPr>
              <w:fldChar w:fldCharType="begin"/>
            </w:r>
            <w:r>
              <w:rPr>
                <w:noProof/>
                <w:webHidden/>
              </w:rPr>
              <w:instrText xml:space="preserve"> PAGEREF _Toc132235238 \h </w:instrText>
            </w:r>
            <w:r>
              <w:rPr>
                <w:noProof/>
                <w:webHidden/>
              </w:rPr>
            </w:r>
            <w:r>
              <w:rPr>
                <w:noProof/>
                <w:webHidden/>
              </w:rPr>
              <w:fldChar w:fldCharType="separate"/>
            </w:r>
            <w:r>
              <w:rPr>
                <w:noProof/>
                <w:webHidden/>
              </w:rPr>
              <w:t>19</w:t>
            </w:r>
            <w:r>
              <w:rPr>
                <w:noProof/>
                <w:webHidden/>
              </w:rPr>
              <w:fldChar w:fldCharType="end"/>
            </w:r>
          </w:hyperlink>
        </w:p>
        <w:p w14:paraId="24D570C5" w14:textId="77777777" w:rsidR="00C57ED4" w:rsidRDefault="00C57ED4">
          <w:pPr>
            <w:pStyle w:val="Sumrio1"/>
            <w:tabs>
              <w:tab w:val="right" w:pos="8496"/>
            </w:tabs>
            <w:rPr>
              <w:rFonts w:asciiTheme="minorHAnsi" w:eastAsiaTheme="minorEastAsia" w:hAnsiTheme="minorHAnsi" w:cstheme="minorBidi"/>
              <w:noProof/>
              <w:sz w:val="22"/>
              <w:szCs w:val="22"/>
              <w:lang w:eastAsia="pt-BR"/>
            </w:rPr>
          </w:pPr>
          <w:hyperlink w:anchor="_Toc132235239" w:history="1">
            <w:r w:rsidRPr="009D1B82">
              <w:rPr>
                <w:rStyle w:val="Hyperlink"/>
                <w:noProof/>
                <w:lang w:val="es-ES_tradnl"/>
              </w:rPr>
              <w:t>Capítulo 4</w:t>
            </w:r>
            <w:r>
              <w:rPr>
                <w:noProof/>
                <w:webHidden/>
              </w:rPr>
              <w:tab/>
            </w:r>
            <w:r>
              <w:rPr>
                <w:noProof/>
                <w:webHidden/>
              </w:rPr>
              <w:fldChar w:fldCharType="begin"/>
            </w:r>
            <w:r>
              <w:rPr>
                <w:noProof/>
                <w:webHidden/>
              </w:rPr>
              <w:instrText xml:space="preserve"> PAGEREF _Toc132235239 \h </w:instrText>
            </w:r>
            <w:r>
              <w:rPr>
                <w:noProof/>
                <w:webHidden/>
              </w:rPr>
            </w:r>
            <w:r>
              <w:rPr>
                <w:noProof/>
                <w:webHidden/>
              </w:rPr>
              <w:fldChar w:fldCharType="separate"/>
            </w:r>
            <w:r>
              <w:rPr>
                <w:noProof/>
                <w:webHidden/>
              </w:rPr>
              <w:t>33</w:t>
            </w:r>
            <w:r>
              <w:rPr>
                <w:noProof/>
                <w:webHidden/>
              </w:rPr>
              <w:fldChar w:fldCharType="end"/>
            </w:r>
          </w:hyperlink>
        </w:p>
        <w:p w14:paraId="2B53F9C1"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40" w:history="1">
            <w:r w:rsidRPr="009D1B82">
              <w:rPr>
                <w:rStyle w:val="Hyperlink"/>
                <w:noProof/>
                <w:lang w:val="es-ES_tradnl"/>
              </w:rPr>
              <w:t>Conclusiones</w:t>
            </w:r>
            <w:r>
              <w:rPr>
                <w:noProof/>
                <w:webHidden/>
              </w:rPr>
              <w:tab/>
            </w:r>
            <w:r>
              <w:rPr>
                <w:noProof/>
                <w:webHidden/>
              </w:rPr>
              <w:fldChar w:fldCharType="begin"/>
            </w:r>
            <w:r>
              <w:rPr>
                <w:noProof/>
                <w:webHidden/>
              </w:rPr>
              <w:instrText xml:space="preserve"> PAGEREF _Toc132235240 \h </w:instrText>
            </w:r>
            <w:r>
              <w:rPr>
                <w:noProof/>
                <w:webHidden/>
              </w:rPr>
            </w:r>
            <w:r>
              <w:rPr>
                <w:noProof/>
                <w:webHidden/>
              </w:rPr>
              <w:fldChar w:fldCharType="separate"/>
            </w:r>
            <w:r>
              <w:rPr>
                <w:noProof/>
                <w:webHidden/>
              </w:rPr>
              <w:t>33</w:t>
            </w:r>
            <w:r>
              <w:rPr>
                <w:noProof/>
                <w:webHidden/>
              </w:rPr>
              <w:fldChar w:fldCharType="end"/>
            </w:r>
          </w:hyperlink>
        </w:p>
        <w:p w14:paraId="4FA11FD4"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41" w:history="1">
            <w:r w:rsidRPr="009D1B82">
              <w:rPr>
                <w:rStyle w:val="Hyperlink"/>
                <w:noProof/>
                <w:lang w:val="es-ES"/>
              </w:rPr>
              <w:t xml:space="preserve">Contribución 1: </w:t>
            </w:r>
            <w:r w:rsidRPr="009D1B82">
              <w:rPr>
                <w:rStyle w:val="Hyperlink"/>
                <w:bCs/>
                <w:i/>
                <w:iCs/>
                <w:noProof/>
                <w:lang w:val="es-ES"/>
              </w:rPr>
              <w:t xml:space="preserve"> A technological innovation to safely aid in the spatial orientation of blind people in a complex urban environment</w:t>
            </w:r>
            <w:r>
              <w:rPr>
                <w:noProof/>
                <w:webHidden/>
              </w:rPr>
              <w:tab/>
            </w:r>
            <w:r>
              <w:rPr>
                <w:noProof/>
                <w:webHidden/>
              </w:rPr>
              <w:fldChar w:fldCharType="begin"/>
            </w:r>
            <w:r>
              <w:rPr>
                <w:noProof/>
                <w:webHidden/>
              </w:rPr>
              <w:instrText xml:space="preserve"> PAGEREF _Toc132235241 \h </w:instrText>
            </w:r>
            <w:r>
              <w:rPr>
                <w:noProof/>
                <w:webHidden/>
              </w:rPr>
            </w:r>
            <w:r>
              <w:rPr>
                <w:noProof/>
                <w:webHidden/>
              </w:rPr>
              <w:fldChar w:fldCharType="separate"/>
            </w:r>
            <w:r>
              <w:rPr>
                <w:noProof/>
                <w:webHidden/>
              </w:rPr>
              <w:t>33</w:t>
            </w:r>
            <w:r>
              <w:rPr>
                <w:noProof/>
                <w:webHidden/>
              </w:rPr>
              <w:fldChar w:fldCharType="end"/>
            </w:r>
          </w:hyperlink>
        </w:p>
        <w:p w14:paraId="734EE320"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42" w:history="1">
            <w:r w:rsidRPr="009D1B82">
              <w:rPr>
                <w:rStyle w:val="Hyperlink"/>
                <w:noProof/>
                <w:lang w:val="es-ES_tradnl"/>
              </w:rPr>
              <w:t>Contribución 3: New</w:t>
            </w:r>
            <w:r w:rsidRPr="009D1B82">
              <w:rPr>
                <w:rStyle w:val="Hyperlink"/>
                <w:i/>
                <w:iCs/>
                <w:noProof/>
              </w:rPr>
              <w:t xml:space="preserve"> signal location method based on signal-range data for proximity tracing tools</w:t>
            </w:r>
            <w:r>
              <w:rPr>
                <w:noProof/>
                <w:webHidden/>
              </w:rPr>
              <w:tab/>
            </w:r>
            <w:r>
              <w:rPr>
                <w:noProof/>
                <w:webHidden/>
              </w:rPr>
              <w:fldChar w:fldCharType="begin"/>
            </w:r>
            <w:r>
              <w:rPr>
                <w:noProof/>
                <w:webHidden/>
              </w:rPr>
              <w:instrText xml:space="preserve"> PAGEREF _Toc132235242 \h </w:instrText>
            </w:r>
            <w:r>
              <w:rPr>
                <w:noProof/>
                <w:webHidden/>
              </w:rPr>
            </w:r>
            <w:r>
              <w:rPr>
                <w:noProof/>
                <w:webHidden/>
              </w:rPr>
              <w:fldChar w:fldCharType="separate"/>
            </w:r>
            <w:r>
              <w:rPr>
                <w:noProof/>
                <w:webHidden/>
              </w:rPr>
              <w:t>34</w:t>
            </w:r>
            <w:r>
              <w:rPr>
                <w:noProof/>
                <w:webHidden/>
              </w:rPr>
              <w:fldChar w:fldCharType="end"/>
            </w:r>
          </w:hyperlink>
        </w:p>
        <w:p w14:paraId="346C3E08" w14:textId="77777777" w:rsidR="00C57ED4" w:rsidRDefault="00C57ED4">
          <w:pPr>
            <w:pStyle w:val="Sumrio3"/>
            <w:tabs>
              <w:tab w:val="right" w:pos="8496"/>
            </w:tabs>
            <w:rPr>
              <w:rFonts w:asciiTheme="minorHAnsi" w:eastAsiaTheme="minorEastAsia" w:hAnsiTheme="minorHAnsi" w:cstheme="minorBidi"/>
              <w:noProof/>
              <w:sz w:val="22"/>
              <w:szCs w:val="22"/>
              <w:lang w:eastAsia="pt-BR"/>
            </w:rPr>
          </w:pPr>
          <w:hyperlink w:anchor="_Toc132235243" w:history="1">
            <w:r w:rsidRPr="009D1B82">
              <w:rPr>
                <w:rStyle w:val="Hyperlink"/>
                <w:noProof/>
                <w:lang w:val="es-ES_tradnl"/>
              </w:rPr>
              <w:t xml:space="preserve">Contribución 4: </w:t>
            </w:r>
            <w:r w:rsidRPr="009D1B82">
              <w:rPr>
                <w:rStyle w:val="Hyperlink"/>
                <w:bCs/>
                <w:i/>
                <w:iCs/>
                <w:noProof/>
              </w:rPr>
              <w:t>A Context-Aware Artificial Intelligence-based System to Support Street Crossings For Pedestrians with Visual Impairments</w:t>
            </w:r>
            <w:r>
              <w:rPr>
                <w:noProof/>
                <w:webHidden/>
              </w:rPr>
              <w:tab/>
            </w:r>
            <w:r>
              <w:rPr>
                <w:noProof/>
                <w:webHidden/>
              </w:rPr>
              <w:fldChar w:fldCharType="begin"/>
            </w:r>
            <w:r>
              <w:rPr>
                <w:noProof/>
                <w:webHidden/>
              </w:rPr>
              <w:instrText xml:space="preserve"> PAGEREF _Toc132235243 \h </w:instrText>
            </w:r>
            <w:r>
              <w:rPr>
                <w:noProof/>
                <w:webHidden/>
              </w:rPr>
            </w:r>
            <w:r>
              <w:rPr>
                <w:noProof/>
                <w:webHidden/>
              </w:rPr>
              <w:fldChar w:fldCharType="separate"/>
            </w:r>
            <w:r>
              <w:rPr>
                <w:noProof/>
                <w:webHidden/>
              </w:rPr>
              <w:t>35</w:t>
            </w:r>
            <w:r>
              <w:rPr>
                <w:noProof/>
                <w:webHidden/>
              </w:rPr>
              <w:fldChar w:fldCharType="end"/>
            </w:r>
          </w:hyperlink>
        </w:p>
        <w:p w14:paraId="3794990A" w14:textId="77777777" w:rsidR="00C57ED4" w:rsidRDefault="00C57ED4">
          <w:pPr>
            <w:pStyle w:val="Sumrio1"/>
            <w:tabs>
              <w:tab w:val="right" w:pos="8496"/>
            </w:tabs>
            <w:rPr>
              <w:rFonts w:asciiTheme="minorHAnsi" w:eastAsiaTheme="minorEastAsia" w:hAnsiTheme="minorHAnsi" w:cstheme="minorBidi"/>
              <w:noProof/>
              <w:sz w:val="22"/>
              <w:szCs w:val="22"/>
              <w:lang w:eastAsia="pt-BR"/>
            </w:rPr>
          </w:pPr>
          <w:hyperlink w:anchor="_Toc132235244" w:history="1">
            <w:r w:rsidRPr="009D1B82">
              <w:rPr>
                <w:rStyle w:val="Hyperlink"/>
                <w:noProof/>
                <w:lang w:val="en-US"/>
              </w:rPr>
              <w:t>PARTE II:</w:t>
            </w:r>
            <w:r>
              <w:rPr>
                <w:noProof/>
                <w:webHidden/>
              </w:rPr>
              <w:tab/>
            </w:r>
            <w:r>
              <w:rPr>
                <w:noProof/>
                <w:webHidden/>
              </w:rPr>
              <w:fldChar w:fldCharType="begin"/>
            </w:r>
            <w:r>
              <w:rPr>
                <w:noProof/>
                <w:webHidden/>
              </w:rPr>
              <w:instrText xml:space="preserve"> PAGEREF _Toc132235244 \h </w:instrText>
            </w:r>
            <w:r>
              <w:rPr>
                <w:noProof/>
                <w:webHidden/>
              </w:rPr>
            </w:r>
            <w:r>
              <w:rPr>
                <w:noProof/>
                <w:webHidden/>
              </w:rPr>
              <w:fldChar w:fldCharType="separate"/>
            </w:r>
            <w:r>
              <w:rPr>
                <w:noProof/>
                <w:webHidden/>
              </w:rPr>
              <w:t>38</w:t>
            </w:r>
            <w:r>
              <w:rPr>
                <w:noProof/>
                <w:webHidden/>
              </w:rPr>
              <w:fldChar w:fldCharType="end"/>
            </w:r>
          </w:hyperlink>
        </w:p>
        <w:p w14:paraId="5ABFF032" w14:textId="77777777" w:rsidR="00C57ED4" w:rsidRDefault="00C57ED4">
          <w:pPr>
            <w:pStyle w:val="Sumrio1"/>
            <w:tabs>
              <w:tab w:val="right" w:pos="8496"/>
            </w:tabs>
            <w:rPr>
              <w:rFonts w:asciiTheme="minorHAnsi" w:eastAsiaTheme="minorEastAsia" w:hAnsiTheme="minorHAnsi" w:cstheme="minorBidi"/>
              <w:noProof/>
              <w:sz w:val="22"/>
              <w:szCs w:val="22"/>
              <w:lang w:eastAsia="pt-BR"/>
            </w:rPr>
          </w:pPr>
          <w:hyperlink w:anchor="_Toc132235245" w:history="1">
            <w:r w:rsidRPr="009D1B82">
              <w:rPr>
                <w:rStyle w:val="Hyperlink"/>
                <w:noProof/>
                <w:lang w:val="en-US"/>
              </w:rPr>
              <w:t>PUBLICACIONES</w:t>
            </w:r>
            <w:r>
              <w:rPr>
                <w:noProof/>
                <w:webHidden/>
              </w:rPr>
              <w:tab/>
            </w:r>
            <w:r>
              <w:rPr>
                <w:noProof/>
                <w:webHidden/>
              </w:rPr>
              <w:fldChar w:fldCharType="begin"/>
            </w:r>
            <w:r>
              <w:rPr>
                <w:noProof/>
                <w:webHidden/>
              </w:rPr>
              <w:instrText xml:space="preserve"> PAGEREF _Toc132235245 \h </w:instrText>
            </w:r>
            <w:r>
              <w:rPr>
                <w:noProof/>
                <w:webHidden/>
              </w:rPr>
            </w:r>
            <w:r>
              <w:rPr>
                <w:noProof/>
                <w:webHidden/>
              </w:rPr>
              <w:fldChar w:fldCharType="separate"/>
            </w:r>
            <w:r>
              <w:rPr>
                <w:noProof/>
                <w:webHidden/>
              </w:rPr>
              <w:t>38</w:t>
            </w:r>
            <w:r>
              <w:rPr>
                <w:noProof/>
                <w:webHidden/>
              </w:rPr>
              <w:fldChar w:fldCharType="end"/>
            </w:r>
          </w:hyperlink>
        </w:p>
        <w:p w14:paraId="106E86A8"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46" w:history="1">
            <w:r w:rsidRPr="009D1B82">
              <w:rPr>
                <w:rStyle w:val="Hyperlink"/>
                <w:i/>
                <w:noProof/>
                <w:lang w:val="en-US"/>
              </w:rPr>
              <w:t>A technological innovation to safely aid in the spatial orientation of blind people</w:t>
            </w:r>
            <w:r>
              <w:rPr>
                <w:noProof/>
                <w:webHidden/>
              </w:rPr>
              <w:tab/>
            </w:r>
            <w:r>
              <w:rPr>
                <w:noProof/>
                <w:webHidden/>
              </w:rPr>
              <w:fldChar w:fldCharType="begin"/>
            </w:r>
            <w:r>
              <w:rPr>
                <w:noProof/>
                <w:webHidden/>
              </w:rPr>
              <w:instrText xml:space="preserve"> PAGEREF _Toc132235246 \h </w:instrText>
            </w:r>
            <w:r>
              <w:rPr>
                <w:noProof/>
                <w:webHidden/>
              </w:rPr>
            </w:r>
            <w:r>
              <w:rPr>
                <w:noProof/>
                <w:webHidden/>
              </w:rPr>
              <w:fldChar w:fldCharType="separate"/>
            </w:r>
            <w:r>
              <w:rPr>
                <w:noProof/>
                <w:webHidden/>
              </w:rPr>
              <w:t>39</w:t>
            </w:r>
            <w:r>
              <w:rPr>
                <w:noProof/>
                <w:webHidden/>
              </w:rPr>
              <w:fldChar w:fldCharType="end"/>
            </w:r>
          </w:hyperlink>
        </w:p>
        <w:p w14:paraId="7B30A25C"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47" w:history="1">
            <w:r w:rsidRPr="009D1B82">
              <w:rPr>
                <w:rStyle w:val="Hyperlink"/>
                <w:i/>
                <w:noProof/>
                <w:lang w:val="en-US"/>
              </w:rPr>
              <w:t>in a complex urban environment</w:t>
            </w:r>
            <w:r>
              <w:rPr>
                <w:noProof/>
                <w:webHidden/>
              </w:rPr>
              <w:tab/>
            </w:r>
            <w:r>
              <w:rPr>
                <w:noProof/>
                <w:webHidden/>
              </w:rPr>
              <w:fldChar w:fldCharType="begin"/>
            </w:r>
            <w:r>
              <w:rPr>
                <w:noProof/>
                <w:webHidden/>
              </w:rPr>
              <w:instrText xml:space="preserve"> PAGEREF _Toc132235247 \h </w:instrText>
            </w:r>
            <w:r>
              <w:rPr>
                <w:noProof/>
                <w:webHidden/>
              </w:rPr>
            </w:r>
            <w:r>
              <w:rPr>
                <w:noProof/>
                <w:webHidden/>
              </w:rPr>
              <w:fldChar w:fldCharType="separate"/>
            </w:r>
            <w:r>
              <w:rPr>
                <w:noProof/>
                <w:webHidden/>
              </w:rPr>
              <w:t>39</w:t>
            </w:r>
            <w:r>
              <w:rPr>
                <w:noProof/>
                <w:webHidden/>
              </w:rPr>
              <w:fldChar w:fldCharType="end"/>
            </w:r>
          </w:hyperlink>
        </w:p>
        <w:p w14:paraId="13D1A0A1"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48" w:history="1">
            <w:r w:rsidRPr="009D1B82">
              <w:rPr>
                <w:rStyle w:val="Hyperlink"/>
                <w:i/>
                <w:noProof/>
                <w:lang w:val="en-US"/>
              </w:rPr>
              <w:t>2D Triangulation of Signals Source by Pole-Polar Geometric Models</w:t>
            </w:r>
            <w:r>
              <w:rPr>
                <w:noProof/>
                <w:webHidden/>
              </w:rPr>
              <w:tab/>
            </w:r>
            <w:r>
              <w:rPr>
                <w:noProof/>
                <w:webHidden/>
              </w:rPr>
              <w:fldChar w:fldCharType="begin"/>
            </w:r>
            <w:r>
              <w:rPr>
                <w:noProof/>
                <w:webHidden/>
              </w:rPr>
              <w:instrText xml:space="preserve"> PAGEREF _Toc132235248 \h </w:instrText>
            </w:r>
            <w:r>
              <w:rPr>
                <w:noProof/>
                <w:webHidden/>
              </w:rPr>
            </w:r>
            <w:r>
              <w:rPr>
                <w:noProof/>
                <w:webHidden/>
              </w:rPr>
              <w:fldChar w:fldCharType="separate"/>
            </w:r>
            <w:r>
              <w:rPr>
                <w:noProof/>
                <w:webHidden/>
              </w:rPr>
              <w:t>40</w:t>
            </w:r>
            <w:r>
              <w:rPr>
                <w:noProof/>
                <w:webHidden/>
              </w:rPr>
              <w:fldChar w:fldCharType="end"/>
            </w:r>
          </w:hyperlink>
        </w:p>
        <w:p w14:paraId="6C0C080B"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49" w:history="1">
            <w:r w:rsidRPr="009D1B82">
              <w:rPr>
                <w:rStyle w:val="Hyperlink"/>
                <w:i/>
                <w:iCs/>
                <w:noProof/>
                <w:lang w:val="en-US"/>
              </w:rPr>
              <w:t>New signal location method based on signal-range data for proximity tracing tools</w:t>
            </w:r>
            <w:r>
              <w:rPr>
                <w:noProof/>
                <w:webHidden/>
              </w:rPr>
              <w:tab/>
            </w:r>
            <w:r>
              <w:rPr>
                <w:noProof/>
                <w:webHidden/>
              </w:rPr>
              <w:fldChar w:fldCharType="begin"/>
            </w:r>
            <w:r>
              <w:rPr>
                <w:noProof/>
                <w:webHidden/>
              </w:rPr>
              <w:instrText xml:space="preserve"> PAGEREF _Toc132235249 \h </w:instrText>
            </w:r>
            <w:r>
              <w:rPr>
                <w:noProof/>
                <w:webHidden/>
              </w:rPr>
            </w:r>
            <w:r>
              <w:rPr>
                <w:noProof/>
                <w:webHidden/>
              </w:rPr>
              <w:fldChar w:fldCharType="separate"/>
            </w:r>
            <w:r>
              <w:rPr>
                <w:noProof/>
                <w:webHidden/>
              </w:rPr>
              <w:t>41</w:t>
            </w:r>
            <w:r>
              <w:rPr>
                <w:noProof/>
                <w:webHidden/>
              </w:rPr>
              <w:fldChar w:fldCharType="end"/>
            </w:r>
          </w:hyperlink>
        </w:p>
        <w:p w14:paraId="249D79BF" w14:textId="77777777" w:rsidR="00C57ED4" w:rsidRDefault="00C57ED4">
          <w:pPr>
            <w:pStyle w:val="Sumrio2"/>
            <w:tabs>
              <w:tab w:val="right" w:pos="8496"/>
            </w:tabs>
            <w:rPr>
              <w:rFonts w:asciiTheme="minorHAnsi" w:eastAsiaTheme="minorEastAsia" w:hAnsiTheme="minorHAnsi" w:cstheme="minorBidi"/>
              <w:noProof/>
              <w:sz w:val="22"/>
              <w:szCs w:val="22"/>
              <w:lang w:eastAsia="pt-BR"/>
            </w:rPr>
          </w:pPr>
          <w:hyperlink w:anchor="_Toc132235250" w:history="1">
            <w:r w:rsidRPr="009D1B82">
              <w:rPr>
                <w:rStyle w:val="Hyperlink"/>
                <w:i/>
                <w:iCs/>
                <w:noProof/>
                <w:lang w:val="en-US"/>
              </w:rPr>
              <w:t>A Context-Aware Artificial Intelligence-based System to Support Street Crossings For Pedestrians with Visual Impairments</w:t>
            </w:r>
            <w:r>
              <w:rPr>
                <w:noProof/>
                <w:webHidden/>
              </w:rPr>
              <w:tab/>
            </w:r>
            <w:r>
              <w:rPr>
                <w:noProof/>
                <w:webHidden/>
              </w:rPr>
              <w:fldChar w:fldCharType="begin"/>
            </w:r>
            <w:r>
              <w:rPr>
                <w:noProof/>
                <w:webHidden/>
              </w:rPr>
              <w:instrText xml:space="preserve"> PAGEREF _Toc132235250 \h </w:instrText>
            </w:r>
            <w:r>
              <w:rPr>
                <w:noProof/>
                <w:webHidden/>
              </w:rPr>
            </w:r>
            <w:r>
              <w:rPr>
                <w:noProof/>
                <w:webHidden/>
              </w:rPr>
              <w:fldChar w:fldCharType="separate"/>
            </w:r>
            <w:r>
              <w:rPr>
                <w:noProof/>
                <w:webHidden/>
              </w:rPr>
              <w:t>42</w:t>
            </w:r>
            <w:r>
              <w:rPr>
                <w:noProof/>
                <w:webHidden/>
              </w:rPr>
              <w:fldChar w:fldCharType="end"/>
            </w:r>
          </w:hyperlink>
        </w:p>
        <w:p w14:paraId="072B0EA8" w14:textId="77777777" w:rsidR="008058FB" w:rsidDel="00C57ED4" w:rsidRDefault="008058FB">
          <w:pPr>
            <w:pStyle w:val="Sumrio1"/>
            <w:tabs>
              <w:tab w:val="right" w:pos="8496"/>
            </w:tabs>
            <w:rPr>
              <w:del w:id="2" w:author="ecacarva" w:date="2023-04-12T23:40:00Z"/>
              <w:rFonts w:asciiTheme="minorHAnsi" w:eastAsiaTheme="minorEastAsia" w:hAnsiTheme="minorHAnsi" w:cstheme="minorBidi"/>
              <w:noProof/>
              <w:sz w:val="22"/>
              <w:szCs w:val="22"/>
              <w:lang w:eastAsia="pt-BR"/>
            </w:rPr>
          </w:pPr>
          <w:del w:id="3" w:author="ecacarva" w:date="2023-04-12T23:40:00Z">
            <w:r w:rsidRPr="00C57ED4" w:rsidDel="00C57ED4">
              <w:rPr>
                <w:noProof/>
                <w:lang w:val="es-ES"/>
                <w:rPrChange w:id="4" w:author="ecacarva" w:date="2023-04-12T23:40:00Z">
                  <w:rPr>
                    <w:rStyle w:val="Hyperlink"/>
                    <w:noProof/>
                    <w:lang w:val="es-ES"/>
                  </w:rPr>
                </w:rPrChange>
              </w:rPr>
              <w:delText>Agradecimientos</w:delText>
            </w:r>
            <w:r w:rsidDel="00C57ED4">
              <w:rPr>
                <w:noProof/>
                <w:webHidden/>
              </w:rPr>
              <w:tab/>
              <w:delText>1</w:delText>
            </w:r>
          </w:del>
        </w:p>
        <w:p w14:paraId="19DDE7E6" w14:textId="77777777" w:rsidR="008058FB" w:rsidDel="00C57ED4" w:rsidRDefault="008058FB">
          <w:pPr>
            <w:pStyle w:val="Sumrio1"/>
            <w:tabs>
              <w:tab w:val="right" w:pos="8496"/>
            </w:tabs>
            <w:rPr>
              <w:del w:id="5" w:author="ecacarva" w:date="2023-04-12T23:40:00Z"/>
              <w:rFonts w:asciiTheme="minorHAnsi" w:eastAsiaTheme="minorEastAsia" w:hAnsiTheme="minorHAnsi" w:cstheme="minorBidi"/>
              <w:noProof/>
              <w:sz w:val="22"/>
              <w:szCs w:val="22"/>
              <w:lang w:eastAsia="pt-BR"/>
            </w:rPr>
          </w:pPr>
          <w:del w:id="6" w:author="ecacarva" w:date="2023-04-12T23:40:00Z">
            <w:r w:rsidRPr="00C57ED4" w:rsidDel="00C57ED4">
              <w:rPr>
                <w:noProof/>
                <w:lang w:val="es-ES"/>
                <w:rPrChange w:id="7" w:author="ecacarva" w:date="2023-04-12T23:40:00Z">
                  <w:rPr>
                    <w:rStyle w:val="Hyperlink"/>
                    <w:noProof/>
                    <w:lang w:val="es-ES"/>
                  </w:rPr>
                </w:rPrChange>
              </w:rPr>
              <w:delText>Resumen</w:delText>
            </w:r>
            <w:r w:rsidDel="00C57ED4">
              <w:rPr>
                <w:noProof/>
                <w:webHidden/>
              </w:rPr>
              <w:tab/>
              <w:delText>2</w:delText>
            </w:r>
          </w:del>
        </w:p>
        <w:p w14:paraId="7116241D" w14:textId="77777777" w:rsidR="008058FB" w:rsidDel="00C57ED4" w:rsidRDefault="008058FB">
          <w:pPr>
            <w:pStyle w:val="Sumrio1"/>
            <w:tabs>
              <w:tab w:val="right" w:pos="8496"/>
            </w:tabs>
            <w:rPr>
              <w:del w:id="8" w:author="ecacarva" w:date="2023-04-12T23:40:00Z"/>
              <w:rFonts w:asciiTheme="minorHAnsi" w:eastAsiaTheme="minorEastAsia" w:hAnsiTheme="minorHAnsi" w:cstheme="minorBidi"/>
              <w:noProof/>
              <w:sz w:val="22"/>
              <w:szCs w:val="22"/>
              <w:lang w:eastAsia="pt-BR"/>
            </w:rPr>
          </w:pPr>
          <w:del w:id="9" w:author="ecacarva" w:date="2023-04-12T23:40:00Z">
            <w:r w:rsidRPr="00C57ED4" w:rsidDel="00C57ED4">
              <w:rPr>
                <w:noProof/>
                <w:lang w:val="es-ES"/>
                <w:rPrChange w:id="10" w:author="ecacarva" w:date="2023-04-12T23:40:00Z">
                  <w:rPr>
                    <w:rStyle w:val="Hyperlink"/>
                    <w:noProof/>
                    <w:lang w:val="es-ES"/>
                  </w:rPr>
                </w:rPrChange>
              </w:rPr>
              <w:delText>PARTE I:</w:delText>
            </w:r>
            <w:r w:rsidDel="00C57ED4">
              <w:rPr>
                <w:noProof/>
                <w:webHidden/>
              </w:rPr>
              <w:tab/>
              <w:delText>8</w:delText>
            </w:r>
          </w:del>
        </w:p>
        <w:p w14:paraId="79746A43" w14:textId="77777777" w:rsidR="008058FB" w:rsidDel="00C57ED4" w:rsidRDefault="008058FB">
          <w:pPr>
            <w:pStyle w:val="Sumrio1"/>
            <w:tabs>
              <w:tab w:val="right" w:pos="8496"/>
            </w:tabs>
            <w:rPr>
              <w:del w:id="11" w:author="ecacarva" w:date="2023-04-12T23:40:00Z"/>
              <w:rFonts w:asciiTheme="minorHAnsi" w:eastAsiaTheme="minorEastAsia" w:hAnsiTheme="minorHAnsi" w:cstheme="minorBidi"/>
              <w:noProof/>
              <w:sz w:val="22"/>
              <w:szCs w:val="22"/>
              <w:lang w:eastAsia="pt-BR"/>
            </w:rPr>
          </w:pPr>
          <w:del w:id="12" w:author="ecacarva" w:date="2023-04-12T23:40:00Z">
            <w:r w:rsidRPr="00C57ED4" w:rsidDel="00C57ED4">
              <w:rPr>
                <w:noProof/>
                <w:lang w:val="es-ES"/>
                <w:rPrChange w:id="13" w:author="ecacarva" w:date="2023-04-12T23:40:00Z">
                  <w:rPr>
                    <w:rStyle w:val="Hyperlink"/>
                    <w:noProof/>
                    <w:lang w:val="es-ES"/>
                  </w:rPr>
                </w:rPrChange>
              </w:rPr>
              <w:delText>MEMORIA</w:delText>
            </w:r>
            <w:r w:rsidDel="00C57ED4">
              <w:rPr>
                <w:noProof/>
                <w:webHidden/>
              </w:rPr>
              <w:tab/>
              <w:delText>8</w:delText>
            </w:r>
          </w:del>
        </w:p>
        <w:p w14:paraId="021D84C1" w14:textId="77777777" w:rsidR="008058FB" w:rsidDel="00C57ED4" w:rsidRDefault="008058FB">
          <w:pPr>
            <w:pStyle w:val="Sumrio1"/>
            <w:tabs>
              <w:tab w:val="right" w:pos="8496"/>
            </w:tabs>
            <w:rPr>
              <w:del w:id="14" w:author="ecacarva" w:date="2023-04-12T23:40:00Z"/>
              <w:rFonts w:asciiTheme="minorHAnsi" w:eastAsiaTheme="minorEastAsia" w:hAnsiTheme="minorHAnsi" w:cstheme="minorBidi"/>
              <w:noProof/>
              <w:sz w:val="22"/>
              <w:szCs w:val="22"/>
              <w:lang w:eastAsia="pt-BR"/>
            </w:rPr>
          </w:pPr>
          <w:del w:id="15" w:author="ecacarva" w:date="2023-04-12T23:40:00Z">
            <w:r w:rsidRPr="00C57ED4" w:rsidDel="00C57ED4">
              <w:rPr>
                <w:noProof/>
                <w:lang w:val="es-ES"/>
                <w:rPrChange w:id="16" w:author="ecacarva" w:date="2023-04-12T23:40:00Z">
                  <w:rPr>
                    <w:rStyle w:val="Hyperlink"/>
                    <w:noProof/>
                    <w:lang w:val="es-ES"/>
                  </w:rPr>
                </w:rPrChange>
              </w:rPr>
              <w:delText>Capítulo 1</w:delText>
            </w:r>
            <w:r w:rsidDel="00C57ED4">
              <w:rPr>
                <w:noProof/>
                <w:webHidden/>
              </w:rPr>
              <w:tab/>
              <w:delText>9</w:delText>
            </w:r>
          </w:del>
        </w:p>
        <w:p w14:paraId="417A8FB1" w14:textId="77777777" w:rsidR="008058FB" w:rsidDel="00C57ED4" w:rsidRDefault="008058FB">
          <w:pPr>
            <w:pStyle w:val="Sumrio2"/>
            <w:tabs>
              <w:tab w:val="right" w:pos="8496"/>
            </w:tabs>
            <w:rPr>
              <w:del w:id="17" w:author="ecacarva" w:date="2023-04-12T23:40:00Z"/>
              <w:rFonts w:asciiTheme="minorHAnsi" w:eastAsiaTheme="minorEastAsia" w:hAnsiTheme="minorHAnsi" w:cstheme="minorBidi"/>
              <w:noProof/>
              <w:sz w:val="22"/>
              <w:szCs w:val="22"/>
              <w:lang w:eastAsia="pt-BR"/>
            </w:rPr>
          </w:pPr>
          <w:del w:id="18" w:author="ecacarva" w:date="2023-04-12T23:40:00Z">
            <w:r w:rsidRPr="00C57ED4" w:rsidDel="00C57ED4">
              <w:rPr>
                <w:noProof/>
                <w:lang w:val="es-ES"/>
                <w:rPrChange w:id="19" w:author="ecacarva" w:date="2023-04-12T23:40:00Z">
                  <w:rPr>
                    <w:rStyle w:val="Hyperlink"/>
                    <w:noProof/>
                    <w:lang w:val="es-ES"/>
                  </w:rPr>
                </w:rPrChange>
              </w:rPr>
              <w:delText>Introducción</w:delText>
            </w:r>
            <w:r w:rsidDel="00C57ED4">
              <w:rPr>
                <w:noProof/>
                <w:webHidden/>
              </w:rPr>
              <w:tab/>
              <w:delText>9</w:delText>
            </w:r>
          </w:del>
        </w:p>
        <w:p w14:paraId="15E76042" w14:textId="77777777" w:rsidR="008058FB" w:rsidDel="00C57ED4" w:rsidRDefault="008058FB">
          <w:pPr>
            <w:pStyle w:val="Sumrio2"/>
            <w:tabs>
              <w:tab w:val="right" w:pos="8496"/>
            </w:tabs>
            <w:rPr>
              <w:del w:id="20" w:author="ecacarva" w:date="2023-04-12T23:40:00Z"/>
              <w:rFonts w:asciiTheme="minorHAnsi" w:eastAsiaTheme="minorEastAsia" w:hAnsiTheme="minorHAnsi" w:cstheme="minorBidi"/>
              <w:noProof/>
              <w:sz w:val="22"/>
              <w:szCs w:val="22"/>
              <w:lang w:eastAsia="pt-BR"/>
            </w:rPr>
          </w:pPr>
          <w:del w:id="21" w:author="ecacarva" w:date="2023-04-12T23:40:00Z">
            <w:r w:rsidRPr="00C57ED4" w:rsidDel="00C57ED4">
              <w:rPr>
                <w:noProof/>
                <w:lang w:val="es-ES"/>
                <w:rPrChange w:id="22" w:author="ecacarva" w:date="2023-04-12T23:40:00Z">
                  <w:rPr>
                    <w:rStyle w:val="Hyperlink"/>
                    <w:noProof/>
                    <w:lang w:val="es-ES"/>
                  </w:rPr>
                </w:rPrChange>
              </w:rPr>
              <w:delText xml:space="preserve">Contribución 1:  </w:delText>
            </w:r>
            <w:r w:rsidRPr="00C57ED4" w:rsidDel="00C57ED4">
              <w:rPr>
                <w:bCs/>
                <w:i/>
                <w:iCs/>
                <w:noProof/>
                <w:lang w:val="es-ES"/>
                <w:rPrChange w:id="23" w:author="ecacarva" w:date="2023-04-12T23:40:00Z">
                  <w:rPr>
                    <w:rStyle w:val="Hyperlink"/>
                    <w:bCs/>
                    <w:i/>
                    <w:iCs/>
                    <w:noProof/>
                    <w:lang w:val="es-ES"/>
                  </w:rPr>
                </w:rPrChange>
              </w:rPr>
              <w:delText xml:space="preserve"> A technological innovation to safely aid in the spatial orientation of blind people in a complex urban environment</w:delText>
            </w:r>
            <w:r w:rsidDel="00C57ED4">
              <w:rPr>
                <w:noProof/>
                <w:webHidden/>
              </w:rPr>
              <w:tab/>
              <w:delText>12</w:delText>
            </w:r>
          </w:del>
        </w:p>
        <w:p w14:paraId="68647E1E" w14:textId="77777777" w:rsidR="008058FB" w:rsidDel="00C57ED4" w:rsidRDefault="008058FB">
          <w:pPr>
            <w:pStyle w:val="Sumrio2"/>
            <w:tabs>
              <w:tab w:val="right" w:pos="8496"/>
            </w:tabs>
            <w:rPr>
              <w:del w:id="24" w:author="ecacarva" w:date="2023-04-12T23:40:00Z"/>
              <w:rFonts w:asciiTheme="minorHAnsi" w:eastAsiaTheme="minorEastAsia" w:hAnsiTheme="minorHAnsi" w:cstheme="minorBidi"/>
              <w:noProof/>
              <w:sz w:val="22"/>
              <w:szCs w:val="22"/>
              <w:lang w:eastAsia="pt-BR"/>
            </w:rPr>
          </w:pPr>
          <w:del w:id="25" w:author="ecacarva" w:date="2023-04-12T23:40:00Z">
            <w:r w:rsidRPr="00C57ED4" w:rsidDel="00C57ED4">
              <w:rPr>
                <w:noProof/>
                <w:lang w:val="es-ES"/>
                <w:rPrChange w:id="26" w:author="ecacarva" w:date="2023-04-12T23:40:00Z">
                  <w:rPr>
                    <w:rStyle w:val="Hyperlink"/>
                    <w:noProof/>
                    <w:lang w:val="es-ES"/>
                  </w:rPr>
                </w:rPrChange>
              </w:rPr>
              <w:delText xml:space="preserve">Contribución 3:  </w:delText>
            </w:r>
            <w:r w:rsidRPr="00C57ED4" w:rsidDel="00C57ED4">
              <w:rPr>
                <w:bCs/>
                <w:i/>
                <w:iCs/>
                <w:noProof/>
                <w:lang w:val="es-ES"/>
                <w:rPrChange w:id="27" w:author="ecacarva" w:date="2023-04-12T23:40:00Z">
                  <w:rPr>
                    <w:rStyle w:val="Hyperlink"/>
                    <w:bCs/>
                    <w:i/>
                    <w:iCs/>
                    <w:noProof/>
                    <w:lang w:val="es-ES"/>
                  </w:rPr>
                </w:rPrChange>
              </w:rPr>
              <w:delText xml:space="preserve"> New signal location method based on signal-range data for proximity tracing tools A Context-Aware Artificial Intelligence-based System to Support Street Crossings For Pedestrians with Visual Impairments</w:delText>
            </w:r>
            <w:r w:rsidDel="00C57ED4">
              <w:rPr>
                <w:noProof/>
                <w:webHidden/>
              </w:rPr>
              <w:tab/>
              <w:delText>14</w:delText>
            </w:r>
          </w:del>
        </w:p>
        <w:p w14:paraId="7247434D" w14:textId="77777777" w:rsidR="008058FB" w:rsidDel="00C57ED4" w:rsidRDefault="008058FB">
          <w:pPr>
            <w:pStyle w:val="Sumrio1"/>
            <w:tabs>
              <w:tab w:val="right" w:pos="8496"/>
            </w:tabs>
            <w:rPr>
              <w:del w:id="28" w:author="ecacarva" w:date="2023-04-12T23:40:00Z"/>
              <w:rFonts w:asciiTheme="minorHAnsi" w:eastAsiaTheme="minorEastAsia" w:hAnsiTheme="minorHAnsi" w:cstheme="minorBidi"/>
              <w:noProof/>
              <w:sz w:val="22"/>
              <w:szCs w:val="22"/>
              <w:lang w:eastAsia="pt-BR"/>
            </w:rPr>
          </w:pPr>
          <w:del w:id="29" w:author="ecacarva" w:date="2023-04-12T23:40:00Z">
            <w:r w:rsidRPr="00C57ED4" w:rsidDel="00C57ED4">
              <w:rPr>
                <w:noProof/>
                <w:lang w:val="es-ES"/>
                <w:rPrChange w:id="30" w:author="ecacarva" w:date="2023-04-12T23:40:00Z">
                  <w:rPr>
                    <w:rStyle w:val="Hyperlink"/>
                    <w:noProof/>
                    <w:lang w:val="es-ES"/>
                  </w:rPr>
                </w:rPrChange>
              </w:rPr>
              <w:delText>Capítulo 2</w:delText>
            </w:r>
            <w:r w:rsidDel="00C57ED4">
              <w:rPr>
                <w:noProof/>
                <w:webHidden/>
              </w:rPr>
              <w:tab/>
              <w:delText>16</w:delText>
            </w:r>
          </w:del>
        </w:p>
        <w:p w14:paraId="32EDCB39" w14:textId="77777777" w:rsidR="008058FB" w:rsidDel="00C57ED4" w:rsidRDefault="008058FB">
          <w:pPr>
            <w:pStyle w:val="Sumrio2"/>
            <w:tabs>
              <w:tab w:val="right" w:pos="8496"/>
            </w:tabs>
            <w:rPr>
              <w:del w:id="31" w:author="ecacarva" w:date="2023-04-12T23:40:00Z"/>
              <w:rFonts w:asciiTheme="minorHAnsi" w:eastAsiaTheme="minorEastAsia" w:hAnsiTheme="minorHAnsi" w:cstheme="minorBidi"/>
              <w:noProof/>
              <w:sz w:val="22"/>
              <w:szCs w:val="22"/>
              <w:lang w:eastAsia="pt-BR"/>
            </w:rPr>
          </w:pPr>
          <w:del w:id="32" w:author="ecacarva" w:date="2023-04-12T23:40:00Z">
            <w:r w:rsidRPr="00C57ED4" w:rsidDel="00C57ED4">
              <w:rPr>
                <w:noProof/>
                <w:lang w:val="es-ES"/>
                <w:rPrChange w:id="33" w:author="ecacarva" w:date="2023-04-12T23:40:00Z">
                  <w:rPr>
                    <w:rStyle w:val="Hyperlink"/>
                    <w:noProof/>
                    <w:lang w:val="es-ES"/>
                  </w:rPr>
                </w:rPrChange>
              </w:rPr>
              <w:delText>Objetivos</w:delText>
            </w:r>
            <w:r w:rsidDel="00C57ED4">
              <w:rPr>
                <w:noProof/>
                <w:webHidden/>
              </w:rPr>
              <w:tab/>
              <w:delText>16</w:delText>
            </w:r>
          </w:del>
        </w:p>
        <w:p w14:paraId="679A130F" w14:textId="77777777" w:rsidR="008058FB" w:rsidDel="00C57ED4" w:rsidRDefault="008058FB">
          <w:pPr>
            <w:pStyle w:val="Sumrio2"/>
            <w:tabs>
              <w:tab w:val="right" w:pos="8496"/>
            </w:tabs>
            <w:rPr>
              <w:del w:id="34" w:author="ecacarva" w:date="2023-04-12T23:40:00Z"/>
              <w:rFonts w:asciiTheme="minorHAnsi" w:eastAsiaTheme="minorEastAsia" w:hAnsiTheme="minorHAnsi" w:cstheme="minorBidi"/>
              <w:noProof/>
              <w:sz w:val="22"/>
              <w:szCs w:val="22"/>
              <w:lang w:eastAsia="pt-BR"/>
            </w:rPr>
          </w:pPr>
          <w:del w:id="35" w:author="ecacarva" w:date="2023-04-12T23:40:00Z">
            <w:r w:rsidRPr="00C57ED4" w:rsidDel="00C57ED4">
              <w:rPr>
                <w:noProof/>
                <w:lang w:val="es-ES"/>
                <w:rPrChange w:id="36" w:author="ecacarva" w:date="2023-04-12T23:40:00Z">
                  <w:rPr>
                    <w:rStyle w:val="Hyperlink"/>
                    <w:noProof/>
                    <w:lang w:val="es-ES"/>
                  </w:rPr>
                </w:rPrChange>
              </w:rPr>
              <w:delText xml:space="preserve">Contribución 1:  </w:delText>
            </w:r>
            <w:r w:rsidRPr="00C57ED4" w:rsidDel="00C57ED4">
              <w:rPr>
                <w:bCs/>
                <w:i/>
                <w:iCs/>
                <w:noProof/>
                <w:lang w:val="es-ES"/>
                <w:rPrChange w:id="37" w:author="ecacarva" w:date="2023-04-12T23:40:00Z">
                  <w:rPr>
                    <w:rStyle w:val="Hyperlink"/>
                    <w:bCs/>
                    <w:i/>
                    <w:iCs/>
                    <w:noProof/>
                    <w:lang w:val="es-ES"/>
                  </w:rPr>
                </w:rPrChange>
              </w:rPr>
              <w:delText xml:space="preserve"> A technological innovation to safely aid in the spatial orientation of blind people in a complex urban environment</w:delText>
            </w:r>
            <w:r w:rsidDel="00C57ED4">
              <w:rPr>
                <w:noProof/>
                <w:webHidden/>
              </w:rPr>
              <w:tab/>
              <w:delText>16</w:delText>
            </w:r>
          </w:del>
        </w:p>
        <w:p w14:paraId="1CDA1FFC" w14:textId="77777777" w:rsidR="008058FB" w:rsidDel="00C57ED4" w:rsidRDefault="008058FB">
          <w:pPr>
            <w:pStyle w:val="Sumrio2"/>
            <w:tabs>
              <w:tab w:val="right" w:pos="8496"/>
            </w:tabs>
            <w:rPr>
              <w:del w:id="38" w:author="ecacarva" w:date="2023-04-12T23:40:00Z"/>
              <w:rFonts w:asciiTheme="minorHAnsi" w:eastAsiaTheme="minorEastAsia" w:hAnsiTheme="minorHAnsi" w:cstheme="minorBidi"/>
              <w:noProof/>
              <w:sz w:val="22"/>
              <w:szCs w:val="22"/>
              <w:lang w:eastAsia="pt-BR"/>
            </w:rPr>
          </w:pPr>
          <w:del w:id="39" w:author="ecacarva" w:date="2023-04-12T23:40:00Z">
            <w:r w:rsidRPr="00C57ED4" w:rsidDel="00C57ED4">
              <w:rPr>
                <w:noProof/>
                <w:lang w:val="es-ES"/>
                <w:rPrChange w:id="40" w:author="ecacarva" w:date="2023-04-12T23:40:00Z">
                  <w:rPr>
                    <w:rStyle w:val="Hyperlink"/>
                    <w:noProof/>
                    <w:lang w:val="es-ES"/>
                  </w:rPr>
                </w:rPrChange>
              </w:rPr>
              <w:delText xml:space="preserve">Contribución 4: </w:delText>
            </w:r>
            <w:r w:rsidRPr="00C57ED4" w:rsidDel="00C57ED4">
              <w:rPr>
                <w:i/>
                <w:iCs/>
                <w:noProof/>
                <w:rPrChange w:id="41" w:author="ecacarva" w:date="2023-04-12T23:40:00Z">
                  <w:rPr>
                    <w:rStyle w:val="Hyperlink"/>
                    <w:i/>
                    <w:iCs/>
                    <w:noProof/>
                  </w:rPr>
                </w:rPrChange>
              </w:rPr>
              <w:delText>A Context-Aware Artificial Intelligence-based System to Support Street Crossings For Pedestrians with Visual Impairments</w:delText>
            </w:r>
            <w:r w:rsidDel="00C57ED4">
              <w:rPr>
                <w:noProof/>
                <w:webHidden/>
              </w:rPr>
              <w:tab/>
              <w:delText>18</w:delText>
            </w:r>
          </w:del>
        </w:p>
        <w:p w14:paraId="7709D1D9" w14:textId="77777777" w:rsidR="008058FB" w:rsidDel="00C57ED4" w:rsidRDefault="008058FB">
          <w:pPr>
            <w:pStyle w:val="Sumrio1"/>
            <w:tabs>
              <w:tab w:val="right" w:pos="8496"/>
            </w:tabs>
            <w:rPr>
              <w:del w:id="42" w:author="ecacarva" w:date="2023-04-12T23:40:00Z"/>
              <w:rFonts w:asciiTheme="minorHAnsi" w:eastAsiaTheme="minorEastAsia" w:hAnsiTheme="minorHAnsi" w:cstheme="minorBidi"/>
              <w:noProof/>
              <w:sz w:val="22"/>
              <w:szCs w:val="22"/>
              <w:lang w:eastAsia="pt-BR"/>
            </w:rPr>
          </w:pPr>
          <w:del w:id="43" w:author="ecacarva" w:date="2023-04-12T23:40:00Z">
            <w:r w:rsidRPr="00C57ED4" w:rsidDel="00C57ED4">
              <w:rPr>
                <w:noProof/>
                <w:lang w:val="es-ES"/>
                <w:rPrChange w:id="44" w:author="ecacarva" w:date="2023-04-12T23:40:00Z">
                  <w:rPr>
                    <w:rStyle w:val="Hyperlink"/>
                    <w:noProof/>
                    <w:lang w:val="es-ES"/>
                  </w:rPr>
                </w:rPrChange>
              </w:rPr>
              <w:delText>Capítulo 3</w:delText>
            </w:r>
            <w:r w:rsidDel="00C57ED4">
              <w:rPr>
                <w:noProof/>
                <w:webHidden/>
              </w:rPr>
              <w:tab/>
              <w:delText>19</w:delText>
            </w:r>
          </w:del>
        </w:p>
        <w:p w14:paraId="4EC460BA" w14:textId="77777777" w:rsidR="008058FB" w:rsidDel="00C57ED4" w:rsidRDefault="008058FB">
          <w:pPr>
            <w:pStyle w:val="Sumrio2"/>
            <w:tabs>
              <w:tab w:val="right" w:pos="8496"/>
            </w:tabs>
            <w:rPr>
              <w:del w:id="45" w:author="ecacarva" w:date="2023-04-12T23:40:00Z"/>
              <w:rFonts w:asciiTheme="minorHAnsi" w:eastAsiaTheme="minorEastAsia" w:hAnsiTheme="minorHAnsi" w:cstheme="minorBidi"/>
              <w:noProof/>
              <w:sz w:val="22"/>
              <w:szCs w:val="22"/>
              <w:lang w:eastAsia="pt-BR"/>
            </w:rPr>
          </w:pPr>
          <w:del w:id="46" w:author="ecacarva" w:date="2023-04-12T23:40:00Z">
            <w:r w:rsidRPr="00C57ED4" w:rsidDel="00C57ED4">
              <w:rPr>
                <w:noProof/>
                <w:lang w:val="es-ES"/>
                <w:rPrChange w:id="47" w:author="ecacarva" w:date="2023-04-12T23:40:00Z">
                  <w:rPr>
                    <w:rStyle w:val="Hyperlink"/>
                    <w:noProof/>
                    <w:lang w:val="es-ES"/>
                  </w:rPr>
                </w:rPrChange>
              </w:rPr>
              <w:delText>Resumen de resultados</w:delText>
            </w:r>
            <w:r w:rsidDel="00C57ED4">
              <w:rPr>
                <w:noProof/>
                <w:webHidden/>
              </w:rPr>
              <w:tab/>
              <w:delText>19</w:delText>
            </w:r>
          </w:del>
        </w:p>
        <w:p w14:paraId="5EBF92D0" w14:textId="77777777" w:rsidR="008058FB" w:rsidDel="00C57ED4" w:rsidRDefault="008058FB">
          <w:pPr>
            <w:pStyle w:val="Sumrio2"/>
            <w:tabs>
              <w:tab w:val="right" w:pos="8496"/>
            </w:tabs>
            <w:rPr>
              <w:del w:id="48" w:author="ecacarva" w:date="2023-04-12T23:40:00Z"/>
              <w:rFonts w:asciiTheme="minorHAnsi" w:eastAsiaTheme="minorEastAsia" w:hAnsiTheme="minorHAnsi" w:cstheme="minorBidi"/>
              <w:noProof/>
              <w:sz w:val="22"/>
              <w:szCs w:val="22"/>
              <w:lang w:eastAsia="pt-BR"/>
            </w:rPr>
          </w:pPr>
          <w:del w:id="49" w:author="ecacarva" w:date="2023-04-12T23:40:00Z">
            <w:r w:rsidRPr="00C57ED4" w:rsidDel="00C57ED4">
              <w:rPr>
                <w:noProof/>
                <w:lang w:val="es-ES"/>
                <w:rPrChange w:id="50" w:author="ecacarva" w:date="2023-04-12T23:40:00Z">
                  <w:rPr>
                    <w:rStyle w:val="Hyperlink"/>
                    <w:noProof/>
                    <w:lang w:val="es-ES"/>
                  </w:rPr>
                </w:rPrChange>
              </w:rPr>
              <w:lastRenderedPageBreak/>
              <w:delText xml:space="preserve">Contribución 1: </w:delText>
            </w:r>
            <w:r w:rsidRPr="00C57ED4" w:rsidDel="00C57ED4">
              <w:rPr>
                <w:i/>
                <w:iCs/>
                <w:noProof/>
                <w:rPrChange w:id="51" w:author="ecacarva" w:date="2023-04-12T23:40:00Z">
                  <w:rPr>
                    <w:rStyle w:val="Hyperlink"/>
                    <w:i/>
                    <w:iCs/>
                    <w:noProof/>
                  </w:rPr>
                </w:rPrChange>
              </w:rPr>
              <w:delText>A technological innovation to safely aid in the spatial orientation of blind people in a complex urban environment</w:delText>
            </w:r>
            <w:r w:rsidDel="00C57ED4">
              <w:rPr>
                <w:noProof/>
                <w:webHidden/>
              </w:rPr>
              <w:tab/>
              <w:delText>19</w:delText>
            </w:r>
          </w:del>
        </w:p>
        <w:p w14:paraId="76702E32" w14:textId="77777777" w:rsidR="008058FB" w:rsidDel="00C57ED4" w:rsidRDefault="008058FB">
          <w:pPr>
            <w:pStyle w:val="Sumrio1"/>
            <w:tabs>
              <w:tab w:val="right" w:pos="8496"/>
            </w:tabs>
            <w:rPr>
              <w:del w:id="52" w:author="ecacarva" w:date="2023-04-12T23:40:00Z"/>
              <w:rFonts w:asciiTheme="minorHAnsi" w:eastAsiaTheme="minorEastAsia" w:hAnsiTheme="minorHAnsi" w:cstheme="minorBidi"/>
              <w:noProof/>
              <w:sz w:val="22"/>
              <w:szCs w:val="22"/>
              <w:lang w:eastAsia="pt-BR"/>
            </w:rPr>
          </w:pPr>
          <w:del w:id="53" w:author="ecacarva" w:date="2023-04-12T23:40:00Z">
            <w:r w:rsidRPr="00C57ED4" w:rsidDel="00C57ED4">
              <w:rPr>
                <w:noProof/>
                <w:lang w:val="es-ES_tradnl"/>
                <w:rPrChange w:id="54" w:author="ecacarva" w:date="2023-04-12T23:40:00Z">
                  <w:rPr>
                    <w:rStyle w:val="Hyperlink"/>
                    <w:noProof/>
                    <w:lang w:val="es-ES_tradnl"/>
                  </w:rPr>
                </w:rPrChange>
              </w:rPr>
              <w:delText>Capítulo 4</w:delText>
            </w:r>
            <w:r w:rsidDel="00C57ED4">
              <w:rPr>
                <w:noProof/>
                <w:webHidden/>
              </w:rPr>
              <w:tab/>
              <w:delText>33</w:delText>
            </w:r>
          </w:del>
        </w:p>
        <w:p w14:paraId="48A91EF0" w14:textId="77777777" w:rsidR="008058FB" w:rsidDel="00C57ED4" w:rsidRDefault="008058FB">
          <w:pPr>
            <w:pStyle w:val="Sumrio2"/>
            <w:tabs>
              <w:tab w:val="right" w:pos="8496"/>
            </w:tabs>
            <w:rPr>
              <w:del w:id="55" w:author="ecacarva" w:date="2023-04-12T23:40:00Z"/>
              <w:rFonts w:asciiTheme="minorHAnsi" w:eastAsiaTheme="minorEastAsia" w:hAnsiTheme="minorHAnsi" w:cstheme="minorBidi"/>
              <w:noProof/>
              <w:sz w:val="22"/>
              <w:szCs w:val="22"/>
              <w:lang w:eastAsia="pt-BR"/>
            </w:rPr>
          </w:pPr>
          <w:del w:id="56" w:author="ecacarva" w:date="2023-04-12T23:40:00Z">
            <w:r w:rsidRPr="00C57ED4" w:rsidDel="00C57ED4">
              <w:rPr>
                <w:noProof/>
                <w:lang w:val="es-ES_tradnl"/>
                <w:rPrChange w:id="57" w:author="ecacarva" w:date="2023-04-12T23:40:00Z">
                  <w:rPr>
                    <w:rStyle w:val="Hyperlink"/>
                    <w:noProof/>
                    <w:lang w:val="es-ES_tradnl"/>
                  </w:rPr>
                </w:rPrChange>
              </w:rPr>
              <w:delText>Conclusiones</w:delText>
            </w:r>
            <w:r w:rsidDel="00C57ED4">
              <w:rPr>
                <w:noProof/>
                <w:webHidden/>
              </w:rPr>
              <w:tab/>
              <w:delText>33</w:delText>
            </w:r>
          </w:del>
        </w:p>
        <w:p w14:paraId="1B14B0E3" w14:textId="77777777" w:rsidR="008058FB" w:rsidDel="00C57ED4" w:rsidRDefault="008058FB">
          <w:pPr>
            <w:pStyle w:val="Sumrio2"/>
            <w:tabs>
              <w:tab w:val="right" w:pos="8496"/>
            </w:tabs>
            <w:rPr>
              <w:del w:id="58" w:author="ecacarva" w:date="2023-04-12T23:40:00Z"/>
              <w:rFonts w:asciiTheme="minorHAnsi" w:eastAsiaTheme="minorEastAsia" w:hAnsiTheme="minorHAnsi" w:cstheme="minorBidi"/>
              <w:noProof/>
              <w:sz w:val="22"/>
              <w:szCs w:val="22"/>
              <w:lang w:eastAsia="pt-BR"/>
            </w:rPr>
          </w:pPr>
          <w:del w:id="59" w:author="ecacarva" w:date="2023-04-12T23:40:00Z">
            <w:r w:rsidRPr="00C57ED4" w:rsidDel="00C57ED4">
              <w:rPr>
                <w:noProof/>
                <w:lang w:val="es-ES"/>
                <w:rPrChange w:id="60" w:author="ecacarva" w:date="2023-04-12T23:40:00Z">
                  <w:rPr>
                    <w:rStyle w:val="Hyperlink"/>
                    <w:noProof/>
                    <w:lang w:val="es-ES"/>
                  </w:rPr>
                </w:rPrChange>
              </w:rPr>
              <w:delText xml:space="preserve">Contribución 1: </w:delText>
            </w:r>
            <w:r w:rsidRPr="00C57ED4" w:rsidDel="00C57ED4">
              <w:rPr>
                <w:bCs/>
                <w:i/>
                <w:iCs/>
                <w:noProof/>
                <w:lang w:val="es-ES"/>
                <w:rPrChange w:id="61" w:author="ecacarva" w:date="2023-04-12T23:40:00Z">
                  <w:rPr>
                    <w:rStyle w:val="Hyperlink"/>
                    <w:bCs/>
                    <w:i/>
                    <w:iCs/>
                    <w:noProof/>
                    <w:lang w:val="es-ES"/>
                  </w:rPr>
                </w:rPrChange>
              </w:rPr>
              <w:delText xml:space="preserve"> A technological innovation to safely aid in the spatial orientation of blind people in a complex urban environment</w:delText>
            </w:r>
            <w:r w:rsidDel="00C57ED4">
              <w:rPr>
                <w:noProof/>
                <w:webHidden/>
              </w:rPr>
              <w:tab/>
              <w:delText>33</w:delText>
            </w:r>
          </w:del>
        </w:p>
        <w:p w14:paraId="03D2A3D3" w14:textId="77777777" w:rsidR="008058FB" w:rsidDel="00C57ED4" w:rsidRDefault="008058FB">
          <w:pPr>
            <w:pStyle w:val="Sumrio2"/>
            <w:tabs>
              <w:tab w:val="right" w:pos="8496"/>
            </w:tabs>
            <w:rPr>
              <w:del w:id="62" w:author="ecacarva" w:date="2023-04-12T23:40:00Z"/>
              <w:rFonts w:asciiTheme="minorHAnsi" w:eastAsiaTheme="minorEastAsia" w:hAnsiTheme="minorHAnsi" w:cstheme="minorBidi"/>
              <w:noProof/>
              <w:sz w:val="22"/>
              <w:szCs w:val="22"/>
              <w:lang w:eastAsia="pt-BR"/>
            </w:rPr>
          </w:pPr>
          <w:del w:id="63" w:author="ecacarva" w:date="2023-04-12T23:40:00Z">
            <w:r w:rsidRPr="00C57ED4" w:rsidDel="00C57ED4">
              <w:rPr>
                <w:noProof/>
                <w:lang w:val="es-ES_tradnl"/>
                <w:rPrChange w:id="64" w:author="ecacarva" w:date="2023-04-12T23:40:00Z">
                  <w:rPr>
                    <w:rStyle w:val="Hyperlink"/>
                    <w:noProof/>
                    <w:lang w:val="es-ES_tradnl"/>
                  </w:rPr>
                </w:rPrChange>
              </w:rPr>
              <w:delText>Contribución 3: New</w:delText>
            </w:r>
            <w:r w:rsidRPr="00C57ED4" w:rsidDel="00C57ED4">
              <w:rPr>
                <w:i/>
                <w:iCs/>
                <w:noProof/>
                <w:rPrChange w:id="65" w:author="ecacarva" w:date="2023-04-12T23:40:00Z">
                  <w:rPr>
                    <w:rStyle w:val="Hyperlink"/>
                    <w:i/>
                    <w:iCs/>
                    <w:noProof/>
                  </w:rPr>
                </w:rPrChange>
              </w:rPr>
              <w:delText xml:space="preserve"> signal location method based on signal-range data for proximity tracing tools</w:delText>
            </w:r>
            <w:r w:rsidDel="00C57ED4">
              <w:rPr>
                <w:noProof/>
                <w:webHidden/>
              </w:rPr>
              <w:tab/>
              <w:delText>34</w:delText>
            </w:r>
          </w:del>
        </w:p>
        <w:p w14:paraId="42E38156" w14:textId="77777777" w:rsidR="008058FB" w:rsidDel="00C57ED4" w:rsidRDefault="008058FB">
          <w:pPr>
            <w:pStyle w:val="Sumrio3"/>
            <w:tabs>
              <w:tab w:val="right" w:pos="8496"/>
            </w:tabs>
            <w:rPr>
              <w:del w:id="66" w:author="ecacarva" w:date="2023-04-12T23:40:00Z"/>
              <w:rFonts w:asciiTheme="minorHAnsi" w:eastAsiaTheme="minorEastAsia" w:hAnsiTheme="minorHAnsi" w:cstheme="minorBidi"/>
              <w:noProof/>
              <w:sz w:val="22"/>
              <w:szCs w:val="22"/>
              <w:lang w:eastAsia="pt-BR"/>
            </w:rPr>
          </w:pPr>
          <w:del w:id="67" w:author="ecacarva" w:date="2023-04-12T23:40:00Z">
            <w:r w:rsidRPr="00C57ED4" w:rsidDel="00C57ED4">
              <w:rPr>
                <w:noProof/>
                <w:lang w:val="es-ES_tradnl"/>
                <w:rPrChange w:id="68" w:author="ecacarva" w:date="2023-04-12T23:40:00Z">
                  <w:rPr>
                    <w:rStyle w:val="Hyperlink"/>
                    <w:noProof/>
                    <w:lang w:val="es-ES_tradnl"/>
                  </w:rPr>
                </w:rPrChange>
              </w:rPr>
              <w:delText xml:space="preserve">Contribución 4: </w:delText>
            </w:r>
            <w:r w:rsidRPr="00C57ED4" w:rsidDel="00C57ED4">
              <w:rPr>
                <w:bCs/>
                <w:i/>
                <w:iCs/>
                <w:noProof/>
                <w:rPrChange w:id="69" w:author="ecacarva" w:date="2023-04-12T23:40:00Z">
                  <w:rPr>
                    <w:rStyle w:val="Hyperlink"/>
                    <w:bCs/>
                    <w:i/>
                    <w:iCs/>
                    <w:noProof/>
                  </w:rPr>
                </w:rPrChange>
              </w:rPr>
              <w:delText>A Context-Aware Artificial Intelligence-based System to Support Street Crossings For Pedestrians with Visual Impairments</w:delText>
            </w:r>
            <w:r w:rsidDel="00C57ED4">
              <w:rPr>
                <w:noProof/>
                <w:webHidden/>
              </w:rPr>
              <w:tab/>
              <w:delText>35</w:delText>
            </w:r>
          </w:del>
        </w:p>
        <w:p w14:paraId="2CE5961D" w14:textId="77777777" w:rsidR="008058FB" w:rsidDel="00C57ED4" w:rsidRDefault="008058FB">
          <w:pPr>
            <w:pStyle w:val="Sumrio1"/>
            <w:tabs>
              <w:tab w:val="right" w:pos="8496"/>
            </w:tabs>
            <w:rPr>
              <w:del w:id="70" w:author="ecacarva" w:date="2023-04-12T23:40:00Z"/>
              <w:rFonts w:asciiTheme="minorHAnsi" w:eastAsiaTheme="minorEastAsia" w:hAnsiTheme="minorHAnsi" w:cstheme="minorBidi"/>
              <w:noProof/>
              <w:sz w:val="22"/>
              <w:szCs w:val="22"/>
              <w:lang w:eastAsia="pt-BR"/>
            </w:rPr>
          </w:pPr>
          <w:del w:id="71" w:author="ecacarva" w:date="2023-04-12T23:40:00Z">
            <w:r w:rsidRPr="00C57ED4" w:rsidDel="00C57ED4">
              <w:rPr>
                <w:noProof/>
                <w:lang w:val="en-US"/>
                <w:rPrChange w:id="72" w:author="ecacarva" w:date="2023-04-12T23:40:00Z">
                  <w:rPr>
                    <w:rStyle w:val="Hyperlink"/>
                    <w:noProof/>
                    <w:lang w:val="en-US"/>
                  </w:rPr>
                </w:rPrChange>
              </w:rPr>
              <w:delText>PARTE II:</w:delText>
            </w:r>
            <w:r w:rsidDel="00C57ED4">
              <w:rPr>
                <w:noProof/>
                <w:webHidden/>
              </w:rPr>
              <w:tab/>
              <w:delText>38</w:delText>
            </w:r>
          </w:del>
        </w:p>
        <w:p w14:paraId="7EBC9027" w14:textId="77777777" w:rsidR="008058FB" w:rsidDel="00C57ED4" w:rsidRDefault="008058FB">
          <w:pPr>
            <w:pStyle w:val="Sumrio1"/>
            <w:tabs>
              <w:tab w:val="right" w:pos="8496"/>
            </w:tabs>
            <w:rPr>
              <w:del w:id="73" w:author="ecacarva" w:date="2023-04-12T23:40:00Z"/>
              <w:rFonts w:asciiTheme="minorHAnsi" w:eastAsiaTheme="minorEastAsia" w:hAnsiTheme="minorHAnsi" w:cstheme="minorBidi"/>
              <w:noProof/>
              <w:sz w:val="22"/>
              <w:szCs w:val="22"/>
              <w:lang w:eastAsia="pt-BR"/>
            </w:rPr>
          </w:pPr>
          <w:del w:id="74" w:author="ecacarva" w:date="2023-04-12T23:40:00Z">
            <w:r w:rsidRPr="00C57ED4" w:rsidDel="00C57ED4">
              <w:rPr>
                <w:noProof/>
                <w:lang w:val="en-US"/>
                <w:rPrChange w:id="75" w:author="ecacarva" w:date="2023-04-12T23:40:00Z">
                  <w:rPr>
                    <w:rStyle w:val="Hyperlink"/>
                    <w:noProof/>
                    <w:lang w:val="en-US"/>
                  </w:rPr>
                </w:rPrChange>
              </w:rPr>
              <w:delText>PUBLICACIONES</w:delText>
            </w:r>
            <w:r w:rsidDel="00C57ED4">
              <w:rPr>
                <w:noProof/>
                <w:webHidden/>
              </w:rPr>
              <w:tab/>
              <w:delText>38</w:delText>
            </w:r>
          </w:del>
        </w:p>
        <w:p w14:paraId="22F31C29" w14:textId="77777777" w:rsidR="008058FB" w:rsidDel="00C57ED4" w:rsidRDefault="008058FB">
          <w:pPr>
            <w:pStyle w:val="Sumrio2"/>
            <w:tabs>
              <w:tab w:val="right" w:pos="8496"/>
            </w:tabs>
            <w:rPr>
              <w:del w:id="76" w:author="ecacarva" w:date="2023-04-12T23:40:00Z"/>
              <w:rFonts w:asciiTheme="minorHAnsi" w:eastAsiaTheme="minorEastAsia" w:hAnsiTheme="minorHAnsi" w:cstheme="minorBidi"/>
              <w:noProof/>
              <w:sz w:val="22"/>
              <w:szCs w:val="22"/>
              <w:lang w:eastAsia="pt-BR"/>
            </w:rPr>
          </w:pPr>
          <w:del w:id="77" w:author="ecacarva" w:date="2023-04-12T23:40:00Z">
            <w:r w:rsidRPr="00C57ED4" w:rsidDel="00C57ED4">
              <w:rPr>
                <w:i/>
                <w:noProof/>
                <w:lang w:val="en-US"/>
                <w:rPrChange w:id="78" w:author="ecacarva" w:date="2023-04-12T23:40:00Z">
                  <w:rPr>
                    <w:rStyle w:val="Hyperlink"/>
                    <w:i/>
                    <w:noProof/>
                    <w:lang w:val="en-US"/>
                  </w:rPr>
                </w:rPrChange>
              </w:rPr>
              <w:delText>A technological innovation to safely aid in the spatial orientation of blind people</w:delText>
            </w:r>
            <w:r w:rsidDel="00C57ED4">
              <w:rPr>
                <w:noProof/>
                <w:webHidden/>
              </w:rPr>
              <w:tab/>
              <w:delText>39</w:delText>
            </w:r>
          </w:del>
        </w:p>
        <w:p w14:paraId="638C0B43" w14:textId="77777777" w:rsidR="008058FB" w:rsidDel="00C57ED4" w:rsidRDefault="008058FB">
          <w:pPr>
            <w:pStyle w:val="Sumrio2"/>
            <w:tabs>
              <w:tab w:val="right" w:pos="8496"/>
            </w:tabs>
            <w:rPr>
              <w:del w:id="79" w:author="ecacarva" w:date="2023-04-12T23:40:00Z"/>
              <w:rFonts w:asciiTheme="minorHAnsi" w:eastAsiaTheme="minorEastAsia" w:hAnsiTheme="minorHAnsi" w:cstheme="minorBidi"/>
              <w:noProof/>
              <w:sz w:val="22"/>
              <w:szCs w:val="22"/>
              <w:lang w:eastAsia="pt-BR"/>
            </w:rPr>
          </w:pPr>
          <w:del w:id="80" w:author="ecacarva" w:date="2023-04-12T23:40:00Z">
            <w:r w:rsidRPr="00C57ED4" w:rsidDel="00C57ED4">
              <w:rPr>
                <w:i/>
                <w:noProof/>
                <w:lang w:val="en-US"/>
                <w:rPrChange w:id="81" w:author="ecacarva" w:date="2023-04-12T23:40:00Z">
                  <w:rPr>
                    <w:rStyle w:val="Hyperlink"/>
                    <w:i/>
                    <w:noProof/>
                    <w:lang w:val="en-US"/>
                  </w:rPr>
                </w:rPrChange>
              </w:rPr>
              <w:delText>in a complex urban environment</w:delText>
            </w:r>
            <w:r w:rsidDel="00C57ED4">
              <w:rPr>
                <w:noProof/>
                <w:webHidden/>
              </w:rPr>
              <w:tab/>
              <w:delText>39</w:delText>
            </w:r>
          </w:del>
        </w:p>
        <w:p w14:paraId="0E98F64A" w14:textId="77777777" w:rsidR="008058FB" w:rsidDel="00C57ED4" w:rsidRDefault="008058FB">
          <w:pPr>
            <w:pStyle w:val="Sumrio2"/>
            <w:tabs>
              <w:tab w:val="right" w:pos="8496"/>
            </w:tabs>
            <w:rPr>
              <w:del w:id="82" w:author="ecacarva" w:date="2023-04-12T23:40:00Z"/>
              <w:rFonts w:asciiTheme="minorHAnsi" w:eastAsiaTheme="minorEastAsia" w:hAnsiTheme="minorHAnsi" w:cstheme="minorBidi"/>
              <w:noProof/>
              <w:sz w:val="22"/>
              <w:szCs w:val="22"/>
              <w:lang w:eastAsia="pt-BR"/>
            </w:rPr>
          </w:pPr>
          <w:del w:id="83" w:author="ecacarva" w:date="2023-04-12T23:40:00Z">
            <w:r w:rsidRPr="00C57ED4" w:rsidDel="00C57ED4">
              <w:rPr>
                <w:i/>
                <w:noProof/>
                <w:lang w:val="en-US"/>
                <w:rPrChange w:id="84" w:author="ecacarva" w:date="2023-04-12T23:40:00Z">
                  <w:rPr>
                    <w:rStyle w:val="Hyperlink"/>
                    <w:i/>
                    <w:noProof/>
                    <w:lang w:val="en-US"/>
                  </w:rPr>
                </w:rPrChange>
              </w:rPr>
              <w:delText>2D Triangulation of Signals Source by Pole-Polar Geometric Models</w:delText>
            </w:r>
            <w:r w:rsidDel="00C57ED4">
              <w:rPr>
                <w:noProof/>
                <w:webHidden/>
              </w:rPr>
              <w:tab/>
              <w:delText>40</w:delText>
            </w:r>
          </w:del>
        </w:p>
        <w:p w14:paraId="1D2D2C68" w14:textId="77777777" w:rsidR="008058FB" w:rsidDel="00C57ED4" w:rsidRDefault="008058FB">
          <w:pPr>
            <w:pStyle w:val="Sumrio2"/>
            <w:tabs>
              <w:tab w:val="right" w:pos="8496"/>
            </w:tabs>
            <w:rPr>
              <w:del w:id="85" w:author="ecacarva" w:date="2023-04-12T23:40:00Z"/>
              <w:rFonts w:asciiTheme="minorHAnsi" w:eastAsiaTheme="minorEastAsia" w:hAnsiTheme="minorHAnsi" w:cstheme="minorBidi"/>
              <w:noProof/>
              <w:sz w:val="22"/>
              <w:szCs w:val="22"/>
              <w:lang w:eastAsia="pt-BR"/>
            </w:rPr>
          </w:pPr>
          <w:del w:id="86" w:author="ecacarva" w:date="2023-04-12T23:40:00Z">
            <w:r w:rsidRPr="00C57ED4" w:rsidDel="00C57ED4">
              <w:rPr>
                <w:i/>
                <w:iCs/>
                <w:noProof/>
                <w:lang w:val="en-US"/>
                <w:rPrChange w:id="87" w:author="ecacarva" w:date="2023-04-12T23:40:00Z">
                  <w:rPr>
                    <w:rStyle w:val="Hyperlink"/>
                    <w:i/>
                    <w:iCs/>
                    <w:noProof/>
                    <w:lang w:val="en-US"/>
                  </w:rPr>
                </w:rPrChange>
              </w:rPr>
              <w:delText>New signal location method based on signal-range data for proximity tracing tools</w:delText>
            </w:r>
            <w:r w:rsidDel="00C57ED4">
              <w:rPr>
                <w:noProof/>
                <w:webHidden/>
              </w:rPr>
              <w:tab/>
              <w:delText>41</w:delText>
            </w:r>
          </w:del>
        </w:p>
        <w:p w14:paraId="690D5C1C" w14:textId="77777777" w:rsidR="008058FB" w:rsidDel="00C57ED4" w:rsidRDefault="008058FB">
          <w:pPr>
            <w:pStyle w:val="Sumrio2"/>
            <w:tabs>
              <w:tab w:val="right" w:pos="8496"/>
            </w:tabs>
            <w:rPr>
              <w:del w:id="88" w:author="ecacarva" w:date="2023-04-12T23:40:00Z"/>
              <w:rFonts w:asciiTheme="minorHAnsi" w:eastAsiaTheme="minorEastAsia" w:hAnsiTheme="minorHAnsi" w:cstheme="minorBidi"/>
              <w:noProof/>
              <w:sz w:val="22"/>
              <w:szCs w:val="22"/>
              <w:lang w:eastAsia="pt-BR"/>
            </w:rPr>
          </w:pPr>
          <w:del w:id="89" w:author="ecacarva" w:date="2023-04-12T23:40:00Z">
            <w:r w:rsidRPr="00C57ED4" w:rsidDel="00C57ED4">
              <w:rPr>
                <w:i/>
                <w:iCs/>
                <w:noProof/>
                <w:lang w:val="en-US"/>
                <w:rPrChange w:id="90" w:author="ecacarva" w:date="2023-04-12T23:40:00Z">
                  <w:rPr>
                    <w:rStyle w:val="Hyperlink"/>
                    <w:i/>
                    <w:iCs/>
                    <w:noProof/>
                    <w:lang w:val="en-US"/>
                  </w:rPr>
                </w:rPrChange>
              </w:rPr>
              <w:delText>A Context-Aware Artificial Intelligence-based System to Support Street Crossings For Pedestrians with Visual Impairments</w:delText>
            </w:r>
            <w:r w:rsidDel="00C57ED4">
              <w:rPr>
                <w:noProof/>
                <w:webHidden/>
              </w:rPr>
              <w:tab/>
              <w:delText>42</w:delText>
            </w:r>
          </w:del>
        </w:p>
        <w:p w14:paraId="00000063" w14:textId="710D98C6" w:rsidR="00184BD9" w:rsidRPr="006B160B" w:rsidRDefault="00F150BE" w:rsidP="6B33FEE5">
          <w:pPr>
            <w:tabs>
              <w:tab w:val="right" w:pos="8503"/>
            </w:tabs>
            <w:spacing w:before="60" w:after="80" w:line="240" w:lineRule="auto"/>
            <w:ind w:left="360"/>
            <w:rPr>
              <w:color w:val="000000"/>
              <w:lang w:val="es-ES"/>
            </w:rPr>
          </w:pPr>
          <w:r w:rsidRPr="6B33FEE5">
            <w:rPr>
              <w:lang w:val="es-ES"/>
            </w:rPr>
            <w:fldChar w:fldCharType="end"/>
          </w:r>
        </w:p>
      </w:sdtContent>
    </w:sdt>
    <w:p w14:paraId="00000064" w14:textId="77777777" w:rsidR="00184BD9" w:rsidRPr="006B160B" w:rsidRDefault="00F150BE" w:rsidP="6B33FEE5">
      <w:pPr>
        <w:rPr>
          <w:lang w:val="es-ES"/>
        </w:rPr>
      </w:pPr>
      <w:r w:rsidRPr="6B33FEE5">
        <w:rPr>
          <w:lang w:val="es-ES"/>
        </w:rPr>
        <w:br w:type="page"/>
      </w:r>
    </w:p>
    <w:p w14:paraId="00000065" w14:textId="77777777" w:rsidR="00184BD9" w:rsidRPr="006B160B" w:rsidRDefault="00F150BE" w:rsidP="6B33FEE5">
      <w:pPr>
        <w:rPr>
          <w:b/>
          <w:bCs/>
          <w:sz w:val="28"/>
          <w:szCs w:val="28"/>
          <w:lang w:val="es-ES"/>
        </w:rPr>
      </w:pPr>
      <w:r w:rsidRPr="6B33FEE5">
        <w:rPr>
          <w:b/>
          <w:bCs/>
          <w:sz w:val="28"/>
          <w:szCs w:val="28"/>
          <w:lang w:val="es-ES"/>
        </w:rPr>
        <w:lastRenderedPageBreak/>
        <w:t>Índice de figuras</w:t>
      </w:r>
    </w:p>
    <w:p w14:paraId="7C3F7E24" w14:textId="77777777" w:rsidR="008D1B5C" w:rsidRDefault="008D1B5C">
      <w:pPr>
        <w:pStyle w:val="ndicedeilustraes"/>
        <w:tabs>
          <w:tab w:val="right" w:leader="dot" w:pos="8496"/>
        </w:tabs>
        <w:rPr>
          <w:rFonts w:asciiTheme="minorHAnsi" w:eastAsiaTheme="minorEastAsia" w:hAnsiTheme="minorHAnsi" w:cstheme="minorBidi"/>
          <w:noProof/>
          <w:sz w:val="22"/>
          <w:szCs w:val="22"/>
          <w:lang w:eastAsia="pt-BR"/>
        </w:rPr>
      </w:pPr>
      <w:r>
        <w:rPr>
          <w:b/>
          <w:bCs/>
          <w:sz w:val="28"/>
          <w:szCs w:val="28"/>
          <w:lang w:val="es-ES"/>
        </w:rPr>
        <w:fldChar w:fldCharType="begin"/>
      </w:r>
      <w:r>
        <w:rPr>
          <w:b/>
          <w:bCs/>
          <w:sz w:val="28"/>
          <w:szCs w:val="28"/>
          <w:lang w:val="es-ES"/>
        </w:rPr>
        <w:instrText xml:space="preserve"> TOC \h \z \c "Figura" </w:instrText>
      </w:r>
      <w:r>
        <w:rPr>
          <w:b/>
          <w:bCs/>
          <w:sz w:val="28"/>
          <w:szCs w:val="28"/>
          <w:lang w:val="es-ES"/>
        </w:rPr>
        <w:fldChar w:fldCharType="separate"/>
      </w:r>
      <w:hyperlink w:anchor="_Toc132237198" w:history="1">
        <w:r w:rsidRPr="003053EC">
          <w:rPr>
            <w:rStyle w:val="Hyperlink"/>
            <w:noProof/>
          </w:rPr>
          <w:t>Figura 1. Visión general del semáforo inteligente Seebot Agent</w:t>
        </w:r>
        <w:r>
          <w:rPr>
            <w:noProof/>
            <w:webHidden/>
          </w:rPr>
          <w:tab/>
        </w:r>
        <w:r>
          <w:rPr>
            <w:noProof/>
            <w:webHidden/>
          </w:rPr>
          <w:fldChar w:fldCharType="begin"/>
        </w:r>
        <w:r>
          <w:rPr>
            <w:noProof/>
            <w:webHidden/>
          </w:rPr>
          <w:instrText xml:space="preserve"> PAGEREF _Toc132237198 \h </w:instrText>
        </w:r>
        <w:r>
          <w:rPr>
            <w:noProof/>
            <w:webHidden/>
          </w:rPr>
        </w:r>
        <w:r>
          <w:rPr>
            <w:noProof/>
            <w:webHidden/>
          </w:rPr>
          <w:fldChar w:fldCharType="separate"/>
        </w:r>
        <w:r>
          <w:rPr>
            <w:noProof/>
            <w:webHidden/>
          </w:rPr>
          <w:t>20</w:t>
        </w:r>
        <w:r>
          <w:rPr>
            <w:noProof/>
            <w:webHidden/>
          </w:rPr>
          <w:fldChar w:fldCharType="end"/>
        </w:r>
      </w:hyperlink>
    </w:p>
    <w:p w14:paraId="2AD72F54" w14:textId="77777777" w:rsidR="008D1B5C" w:rsidRDefault="008D1B5C">
      <w:pPr>
        <w:pStyle w:val="ndicedeilustraes"/>
        <w:tabs>
          <w:tab w:val="right" w:leader="dot" w:pos="8496"/>
        </w:tabs>
        <w:rPr>
          <w:rFonts w:asciiTheme="minorHAnsi" w:eastAsiaTheme="minorEastAsia" w:hAnsiTheme="minorHAnsi" w:cstheme="minorBidi"/>
          <w:noProof/>
          <w:sz w:val="22"/>
          <w:szCs w:val="22"/>
          <w:lang w:eastAsia="pt-BR"/>
        </w:rPr>
      </w:pPr>
      <w:hyperlink w:anchor="_Toc132237199" w:history="1">
        <w:r w:rsidRPr="003053EC">
          <w:rPr>
            <w:rStyle w:val="Hyperlink"/>
            <w:noProof/>
          </w:rPr>
          <w:t>Figura 4. Esquema de integración del sistema</w:t>
        </w:r>
        <w:r>
          <w:rPr>
            <w:noProof/>
            <w:webHidden/>
          </w:rPr>
          <w:tab/>
        </w:r>
        <w:r>
          <w:rPr>
            <w:noProof/>
            <w:webHidden/>
          </w:rPr>
          <w:fldChar w:fldCharType="begin"/>
        </w:r>
        <w:r>
          <w:rPr>
            <w:noProof/>
            <w:webHidden/>
          </w:rPr>
          <w:instrText xml:space="preserve"> PAGEREF _Toc132237199 \h </w:instrText>
        </w:r>
        <w:r>
          <w:rPr>
            <w:noProof/>
            <w:webHidden/>
          </w:rPr>
        </w:r>
        <w:r>
          <w:rPr>
            <w:noProof/>
            <w:webHidden/>
          </w:rPr>
          <w:fldChar w:fldCharType="separate"/>
        </w:r>
        <w:r>
          <w:rPr>
            <w:noProof/>
            <w:webHidden/>
          </w:rPr>
          <w:t>22</w:t>
        </w:r>
        <w:r>
          <w:rPr>
            <w:noProof/>
            <w:webHidden/>
          </w:rPr>
          <w:fldChar w:fldCharType="end"/>
        </w:r>
      </w:hyperlink>
    </w:p>
    <w:p w14:paraId="1C3F73EC" w14:textId="77777777" w:rsidR="008D1B5C" w:rsidRDefault="008D1B5C">
      <w:pPr>
        <w:pStyle w:val="ndicedeilustraes"/>
        <w:tabs>
          <w:tab w:val="right" w:leader="dot" w:pos="8496"/>
        </w:tabs>
        <w:rPr>
          <w:rFonts w:asciiTheme="minorHAnsi" w:eastAsiaTheme="minorEastAsia" w:hAnsiTheme="minorHAnsi" w:cstheme="minorBidi"/>
          <w:noProof/>
          <w:sz w:val="22"/>
          <w:szCs w:val="22"/>
          <w:lang w:eastAsia="pt-BR"/>
        </w:rPr>
      </w:pPr>
      <w:hyperlink w:anchor="_Toc132237200" w:history="1">
        <w:r w:rsidRPr="003053EC">
          <w:rPr>
            <w:rStyle w:val="Hyperlink"/>
            <w:noProof/>
          </w:rPr>
          <w:t>Figura 5. Resultados experimentales para el peor caso</w:t>
        </w:r>
        <w:r>
          <w:rPr>
            <w:noProof/>
            <w:webHidden/>
          </w:rPr>
          <w:tab/>
        </w:r>
        <w:r>
          <w:rPr>
            <w:noProof/>
            <w:webHidden/>
          </w:rPr>
          <w:fldChar w:fldCharType="begin"/>
        </w:r>
        <w:r>
          <w:rPr>
            <w:noProof/>
            <w:webHidden/>
          </w:rPr>
          <w:instrText xml:space="preserve"> PAGEREF _Toc132237200 \h </w:instrText>
        </w:r>
        <w:r>
          <w:rPr>
            <w:noProof/>
            <w:webHidden/>
          </w:rPr>
        </w:r>
        <w:r>
          <w:rPr>
            <w:noProof/>
            <w:webHidden/>
          </w:rPr>
          <w:fldChar w:fldCharType="separate"/>
        </w:r>
        <w:r>
          <w:rPr>
            <w:noProof/>
            <w:webHidden/>
          </w:rPr>
          <w:t>25</w:t>
        </w:r>
        <w:r>
          <w:rPr>
            <w:noProof/>
            <w:webHidden/>
          </w:rPr>
          <w:fldChar w:fldCharType="end"/>
        </w:r>
      </w:hyperlink>
    </w:p>
    <w:p w14:paraId="494EE65F" w14:textId="77777777" w:rsidR="008D1B5C" w:rsidRDefault="008D1B5C">
      <w:pPr>
        <w:pStyle w:val="ndicedeilustraes"/>
        <w:tabs>
          <w:tab w:val="right" w:leader="dot" w:pos="8496"/>
        </w:tabs>
        <w:rPr>
          <w:rFonts w:asciiTheme="minorHAnsi" w:eastAsiaTheme="minorEastAsia" w:hAnsiTheme="minorHAnsi" w:cstheme="minorBidi"/>
          <w:noProof/>
          <w:sz w:val="22"/>
          <w:szCs w:val="22"/>
          <w:lang w:eastAsia="pt-BR"/>
        </w:rPr>
      </w:pPr>
      <w:hyperlink w:anchor="_Toc132237201" w:history="1">
        <w:r w:rsidRPr="003053EC">
          <w:rPr>
            <w:rStyle w:val="Hyperlink"/>
            <w:noProof/>
          </w:rPr>
          <w:t xml:space="preserve">Figura 6. </w:t>
        </w:r>
        <w:r w:rsidRPr="003053EC">
          <w:rPr>
            <w:rStyle w:val="Hyperlink"/>
            <w:noProof/>
            <w:lang w:val="es-ES"/>
          </w:rPr>
          <w:t>Resultados experimentales para el caso intermedio</w:t>
        </w:r>
        <w:r>
          <w:rPr>
            <w:noProof/>
            <w:webHidden/>
          </w:rPr>
          <w:tab/>
        </w:r>
        <w:r>
          <w:rPr>
            <w:noProof/>
            <w:webHidden/>
          </w:rPr>
          <w:fldChar w:fldCharType="begin"/>
        </w:r>
        <w:r>
          <w:rPr>
            <w:noProof/>
            <w:webHidden/>
          </w:rPr>
          <w:instrText xml:space="preserve"> PAGEREF _Toc132237201 \h </w:instrText>
        </w:r>
        <w:r>
          <w:rPr>
            <w:noProof/>
            <w:webHidden/>
          </w:rPr>
        </w:r>
        <w:r>
          <w:rPr>
            <w:noProof/>
            <w:webHidden/>
          </w:rPr>
          <w:fldChar w:fldCharType="separate"/>
        </w:r>
        <w:r>
          <w:rPr>
            <w:noProof/>
            <w:webHidden/>
          </w:rPr>
          <w:t>25</w:t>
        </w:r>
        <w:r>
          <w:rPr>
            <w:noProof/>
            <w:webHidden/>
          </w:rPr>
          <w:fldChar w:fldCharType="end"/>
        </w:r>
      </w:hyperlink>
    </w:p>
    <w:p w14:paraId="72E8A8D8" w14:textId="77777777" w:rsidR="008D1B5C" w:rsidRDefault="008D1B5C">
      <w:pPr>
        <w:pStyle w:val="ndicedeilustraes"/>
        <w:tabs>
          <w:tab w:val="right" w:leader="dot" w:pos="8496"/>
        </w:tabs>
        <w:rPr>
          <w:rFonts w:asciiTheme="minorHAnsi" w:eastAsiaTheme="minorEastAsia" w:hAnsiTheme="minorHAnsi" w:cstheme="minorBidi"/>
          <w:noProof/>
          <w:sz w:val="22"/>
          <w:szCs w:val="22"/>
          <w:lang w:eastAsia="pt-BR"/>
        </w:rPr>
      </w:pPr>
      <w:hyperlink w:anchor="_Toc132237202" w:history="1">
        <w:r w:rsidRPr="003053EC">
          <w:rPr>
            <w:rStyle w:val="Hyperlink"/>
            <w:noProof/>
          </w:rPr>
          <w:t xml:space="preserve">Figura 7. </w:t>
        </w:r>
        <w:r w:rsidRPr="003053EC">
          <w:rPr>
            <w:rStyle w:val="Hyperlink"/>
            <w:noProof/>
            <w:lang w:val="es-ES"/>
          </w:rPr>
          <w:t>Resultados experimentales para el mejor caso</w:t>
        </w:r>
        <w:r>
          <w:rPr>
            <w:noProof/>
            <w:webHidden/>
          </w:rPr>
          <w:tab/>
        </w:r>
        <w:r>
          <w:rPr>
            <w:noProof/>
            <w:webHidden/>
          </w:rPr>
          <w:fldChar w:fldCharType="begin"/>
        </w:r>
        <w:r>
          <w:rPr>
            <w:noProof/>
            <w:webHidden/>
          </w:rPr>
          <w:instrText xml:space="preserve"> PAGEREF _Toc132237202 \h </w:instrText>
        </w:r>
        <w:r>
          <w:rPr>
            <w:noProof/>
            <w:webHidden/>
          </w:rPr>
        </w:r>
        <w:r>
          <w:rPr>
            <w:noProof/>
            <w:webHidden/>
          </w:rPr>
          <w:fldChar w:fldCharType="separate"/>
        </w:r>
        <w:r>
          <w:rPr>
            <w:noProof/>
            <w:webHidden/>
          </w:rPr>
          <w:t>25</w:t>
        </w:r>
        <w:r>
          <w:rPr>
            <w:noProof/>
            <w:webHidden/>
          </w:rPr>
          <w:fldChar w:fldCharType="end"/>
        </w:r>
      </w:hyperlink>
    </w:p>
    <w:p w14:paraId="62A25A9B" w14:textId="77777777" w:rsidR="008D1B5C" w:rsidRDefault="008D1B5C">
      <w:pPr>
        <w:pStyle w:val="ndicedeilustraes"/>
        <w:tabs>
          <w:tab w:val="right" w:leader="dot" w:pos="8496"/>
        </w:tabs>
        <w:rPr>
          <w:rFonts w:asciiTheme="minorHAnsi" w:eastAsiaTheme="minorEastAsia" w:hAnsiTheme="minorHAnsi" w:cstheme="minorBidi"/>
          <w:noProof/>
          <w:sz w:val="22"/>
          <w:szCs w:val="22"/>
          <w:lang w:eastAsia="pt-BR"/>
        </w:rPr>
      </w:pPr>
      <w:hyperlink w:anchor="_Toc132237203" w:history="1">
        <w:r w:rsidRPr="003053EC">
          <w:rPr>
            <w:rStyle w:val="Hyperlink"/>
            <w:noProof/>
          </w:rPr>
          <w:t xml:space="preserve">Figura 8. </w:t>
        </w:r>
        <w:r w:rsidRPr="003053EC">
          <w:rPr>
            <w:rStyle w:val="Hyperlink"/>
            <w:noProof/>
            <w:lang w:val="es-ES"/>
          </w:rPr>
          <w:t>PPC vs. wPPC. Datos adquiridos con alta precisión. a) (X-12). b) (X-2).</w:t>
        </w:r>
        <w:r>
          <w:rPr>
            <w:noProof/>
            <w:webHidden/>
          </w:rPr>
          <w:tab/>
        </w:r>
        <w:r>
          <w:rPr>
            <w:noProof/>
            <w:webHidden/>
          </w:rPr>
          <w:fldChar w:fldCharType="begin"/>
        </w:r>
        <w:r>
          <w:rPr>
            <w:noProof/>
            <w:webHidden/>
          </w:rPr>
          <w:instrText xml:space="preserve"> PAGEREF _Toc132237203 \h </w:instrText>
        </w:r>
        <w:r>
          <w:rPr>
            <w:noProof/>
            <w:webHidden/>
          </w:rPr>
        </w:r>
        <w:r>
          <w:rPr>
            <w:noProof/>
            <w:webHidden/>
          </w:rPr>
          <w:fldChar w:fldCharType="separate"/>
        </w:r>
        <w:r>
          <w:rPr>
            <w:noProof/>
            <w:webHidden/>
          </w:rPr>
          <w:t>26</w:t>
        </w:r>
        <w:r>
          <w:rPr>
            <w:noProof/>
            <w:webHidden/>
          </w:rPr>
          <w:fldChar w:fldCharType="end"/>
        </w:r>
      </w:hyperlink>
    </w:p>
    <w:p w14:paraId="097ADB22" w14:textId="77777777" w:rsidR="008D1B5C" w:rsidRDefault="008D1B5C">
      <w:pPr>
        <w:pStyle w:val="ndicedeilustraes"/>
        <w:tabs>
          <w:tab w:val="right" w:leader="dot" w:pos="8496"/>
        </w:tabs>
        <w:rPr>
          <w:rFonts w:asciiTheme="minorHAnsi" w:eastAsiaTheme="minorEastAsia" w:hAnsiTheme="minorHAnsi" w:cstheme="minorBidi"/>
          <w:noProof/>
          <w:sz w:val="22"/>
          <w:szCs w:val="22"/>
          <w:lang w:eastAsia="pt-BR"/>
        </w:rPr>
      </w:pPr>
      <w:hyperlink w:anchor="_Toc132237204" w:history="1">
        <w:r w:rsidRPr="003053EC">
          <w:rPr>
            <w:rStyle w:val="Hyperlink"/>
            <w:noProof/>
          </w:rPr>
          <w:t>Figura 9.</w:t>
        </w:r>
        <w:r w:rsidRPr="003053EC">
          <w:rPr>
            <w:rStyle w:val="Hyperlink"/>
            <w:noProof/>
            <w:lang w:val="es-ES"/>
          </w:rPr>
          <w:t xml:space="preserve"> PPC vs. wPPC. Datos adquiridos con erros significativos. a) (X-5). b) (X-4).</w:t>
        </w:r>
        <w:r>
          <w:rPr>
            <w:noProof/>
            <w:webHidden/>
          </w:rPr>
          <w:tab/>
        </w:r>
        <w:r>
          <w:rPr>
            <w:noProof/>
            <w:webHidden/>
          </w:rPr>
          <w:fldChar w:fldCharType="begin"/>
        </w:r>
        <w:r>
          <w:rPr>
            <w:noProof/>
            <w:webHidden/>
          </w:rPr>
          <w:instrText xml:space="preserve"> PAGEREF _Toc132237204 \h </w:instrText>
        </w:r>
        <w:r>
          <w:rPr>
            <w:noProof/>
            <w:webHidden/>
          </w:rPr>
        </w:r>
        <w:r>
          <w:rPr>
            <w:noProof/>
            <w:webHidden/>
          </w:rPr>
          <w:fldChar w:fldCharType="separate"/>
        </w:r>
        <w:r>
          <w:rPr>
            <w:noProof/>
            <w:webHidden/>
          </w:rPr>
          <w:t>27</w:t>
        </w:r>
        <w:r>
          <w:rPr>
            <w:noProof/>
            <w:webHidden/>
          </w:rPr>
          <w:fldChar w:fldCharType="end"/>
        </w:r>
      </w:hyperlink>
    </w:p>
    <w:p w14:paraId="49354D44" w14:textId="77777777" w:rsidR="008D1B5C" w:rsidRDefault="008D1B5C">
      <w:pPr>
        <w:pStyle w:val="ndicedeilustraes"/>
        <w:tabs>
          <w:tab w:val="right" w:leader="dot" w:pos="8496"/>
        </w:tabs>
        <w:rPr>
          <w:rFonts w:asciiTheme="minorHAnsi" w:eastAsiaTheme="minorEastAsia" w:hAnsiTheme="minorHAnsi" w:cstheme="minorBidi"/>
          <w:noProof/>
          <w:sz w:val="22"/>
          <w:szCs w:val="22"/>
          <w:lang w:eastAsia="pt-BR"/>
        </w:rPr>
      </w:pPr>
      <w:hyperlink w:anchor="_Toc132237205" w:history="1">
        <w:r w:rsidRPr="003053EC">
          <w:rPr>
            <w:rStyle w:val="Hyperlink"/>
            <w:noProof/>
          </w:rPr>
          <w:t xml:space="preserve">Figura 10. </w:t>
        </w:r>
        <w:r w:rsidRPr="003053EC">
          <w:rPr>
            <w:rStyle w:val="Hyperlink"/>
            <w:noProof/>
            <w:lang w:val="es-ES"/>
          </w:rPr>
          <w:t>Visión general del diseño del sistema de asistencia móvil propuesto</w:t>
        </w:r>
        <w:r>
          <w:rPr>
            <w:noProof/>
            <w:webHidden/>
          </w:rPr>
          <w:tab/>
        </w:r>
        <w:r>
          <w:rPr>
            <w:noProof/>
            <w:webHidden/>
          </w:rPr>
          <w:fldChar w:fldCharType="begin"/>
        </w:r>
        <w:r>
          <w:rPr>
            <w:noProof/>
            <w:webHidden/>
          </w:rPr>
          <w:instrText xml:space="preserve"> PAGEREF _Toc132237205 \h </w:instrText>
        </w:r>
        <w:r>
          <w:rPr>
            <w:noProof/>
            <w:webHidden/>
          </w:rPr>
        </w:r>
        <w:r>
          <w:rPr>
            <w:noProof/>
            <w:webHidden/>
          </w:rPr>
          <w:fldChar w:fldCharType="separate"/>
        </w:r>
        <w:r>
          <w:rPr>
            <w:noProof/>
            <w:webHidden/>
          </w:rPr>
          <w:t>29</w:t>
        </w:r>
        <w:r>
          <w:rPr>
            <w:noProof/>
            <w:webHidden/>
          </w:rPr>
          <w:fldChar w:fldCharType="end"/>
        </w:r>
      </w:hyperlink>
    </w:p>
    <w:p w14:paraId="1CE20019" w14:textId="77777777" w:rsidR="008D1B5C" w:rsidRDefault="008D1B5C">
      <w:pPr>
        <w:pStyle w:val="ndicedeilustraes"/>
        <w:tabs>
          <w:tab w:val="right" w:leader="dot" w:pos="8496"/>
        </w:tabs>
        <w:rPr>
          <w:rFonts w:asciiTheme="minorHAnsi" w:eastAsiaTheme="minorEastAsia" w:hAnsiTheme="minorHAnsi" w:cstheme="minorBidi"/>
          <w:noProof/>
          <w:sz w:val="22"/>
          <w:szCs w:val="22"/>
          <w:lang w:eastAsia="pt-BR"/>
        </w:rPr>
      </w:pPr>
      <w:hyperlink w:anchor="_Toc132237206" w:history="1">
        <w:r w:rsidRPr="003053EC">
          <w:rPr>
            <w:rStyle w:val="Hyperlink"/>
            <w:noProof/>
          </w:rPr>
          <w:t>Figura 11.</w:t>
        </w:r>
        <w:r w:rsidRPr="003053EC">
          <w:rPr>
            <w:rStyle w:val="Hyperlink"/>
            <w:noProof/>
            <w:lang w:val="es-ES_tradnl"/>
          </w:rPr>
          <w:t xml:space="preserve"> Imagen de un paso de peatones recuperada de un Seebot Agent instalado en una intersección</w:t>
        </w:r>
        <w:r>
          <w:rPr>
            <w:noProof/>
            <w:webHidden/>
          </w:rPr>
          <w:tab/>
        </w:r>
        <w:r>
          <w:rPr>
            <w:noProof/>
            <w:webHidden/>
          </w:rPr>
          <w:fldChar w:fldCharType="begin"/>
        </w:r>
        <w:r>
          <w:rPr>
            <w:noProof/>
            <w:webHidden/>
          </w:rPr>
          <w:instrText xml:space="preserve"> PAGEREF _Toc132237206 \h </w:instrText>
        </w:r>
        <w:r>
          <w:rPr>
            <w:noProof/>
            <w:webHidden/>
          </w:rPr>
        </w:r>
        <w:r>
          <w:rPr>
            <w:noProof/>
            <w:webHidden/>
          </w:rPr>
          <w:fldChar w:fldCharType="separate"/>
        </w:r>
        <w:r>
          <w:rPr>
            <w:noProof/>
            <w:webHidden/>
          </w:rPr>
          <w:t>30</w:t>
        </w:r>
        <w:r>
          <w:rPr>
            <w:noProof/>
            <w:webHidden/>
          </w:rPr>
          <w:fldChar w:fldCharType="end"/>
        </w:r>
      </w:hyperlink>
    </w:p>
    <w:p w14:paraId="252A831E" w14:textId="77777777" w:rsidR="008D1B5C" w:rsidRDefault="008D1B5C">
      <w:pPr>
        <w:pStyle w:val="ndicedeilustraes"/>
        <w:tabs>
          <w:tab w:val="right" w:leader="dot" w:pos="8496"/>
        </w:tabs>
        <w:rPr>
          <w:rFonts w:asciiTheme="minorHAnsi" w:eastAsiaTheme="minorEastAsia" w:hAnsiTheme="minorHAnsi" w:cstheme="minorBidi"/>
          <w:noProof/>
          <w:sz w:val="22"/>
          <w:szCs w:val="22"/>
          <w:lang w:eastAsia="pt-BR"/>
        </w:rPr>
      </w:pPr>
      <w:hyperlink w:anchor="_Toc132237207" w:history="1">
        <w:r w:rsidRPr="003053EC">
          <w:rPr>
            <w:rStyle w:val="Hyperlink"/>
            <w:noProof/>
          </w:rPr>
          <w:t xml:space="preserve">Figura 12. </w:t>
        </w:r>
        <w:r w:rsidRPr="003053EC">
          <w:rPr>
            <w:rStyle w:val="Hyperlink"/>
            <w:noProof/>
            <w:lang w:val="es-ES_tradnl"/>
          </w:rPr>
          <w:t>Capturas de pantalla de la aplicación móvil de asistencia al cruce de calles</w:t>
        </w:r>
        <w:r>
          <w:rPr>
            <w:noProof/>
            <w:webHidden/>
          </w:rPr>
          <w:tab/>
        </w:r>
        <w:r>
          <w:rPr>
            <w:noProof/>
            <w:webHidden/>
          </w:rPr>
          <w:fldChar w:fldCharType="begin"/>
        </w:r>
        <w:r>
          <w:rPr>
            <w:noProof/>
            <w:webHidden/>
          </w:rPr>
          <w:instrText xml:space="preserve"> PAGEREF _Toc132237207 \h </w:instrText>
        </w:r>
        <w:r>
          <w:rPr>
            <w:noProof/>
            <w:webHidden/>
          </w:rPr>
        </w:r>
        <w:r>
          <w:rPr>
            <w:noProof/>
            <w:webHidden/>
          </w:rPr>
          <w:fldChar w:fldCharType="separate"/>
        </w:r>
        <w:r>
          <w:rPr>
            <w:noProof/>
            <w:webHidden/>
          </w:rPr>
          <w:t>30</w:t>
        </w:r>
        <w:r>
          <w:rPr>
            <w:noProof/>
            <w:webHidden/>
          </w:rPr>
          <w:fldChar w:fldCharType="end"/>
        </w:r>
      </w:hyperlink>
    </w:p>
    <w:p w14:paraId="00000066" w14:textId="6AF4ED0A" w:rsidR="00184BD9" w:rsidRPr="006B160B" w:rsidDel="008D1B5C" w:rsidRDefault="008D1B5C" w:rsidP="008D1B5C">
      <w:pPr>
        <w:rPr>
          <w:del w:id="91" w:author="ecacarva" w:date="2023-04-13T00:13:00Z"/>
          <w:b/>
          <w:bCs/>
          <w:sz w:val="28"/>
          <w:szCs w:val="28"/>
          <w:lang w:val="es-ES"/>
        </w:rPr>
      </w:pPr>
      <w:r>
        <w:rPr>
          <w:b/>
          <w:bCs/>
          <w:sz w:val="28"/>
          <w:szCs w:val="28"/>
          <w:lang w:val="es-ES"/>
        </w:rPr>
        <w:fldChar w:fldCharType="end"/>
      </w:r>
    </w:p>
    <w:p w14:paraId="0000007D" w14:textId="77777777" w:rsidR="00184BD9" w:rsidRPr="006B160B" w:rsidRDefault="00184BD9" w:rsidP="008D1B5C">
      <w:pPr>
        <w:rPr>
          <w:b/>
          <w:bCs/>
          <w:sz w:val="28"/>
          <w:szCs w:val="28"/>
          <w:lang w:val="es-ES"/>
        </w:rPr>
      </w:pPr>
    </w:p>
    <w:p w14:paraId="0000007E" w14:textId="77777777" w:rsidR="00184BD9" w:rsidRPr="006B160B" w:rsidRDefault="00184BD9" w:rsidP="6B33FEE5">
      <w:pPr>
        <w:rPr>
          <w:lang w:val="es-ES"/>
        </w:rPr>
      </w:pPr>
    </w:p>
    <w:p w14:paraId="0000007F" w14:textId="77777777" w:rsidR="00184BD9" w:rsidRPr="006B160B" w:rsidRDefault="00184BD9" w:rsidP="6B33FEE5">
      <w:pPr>
        <w:rPr>
          <w:sz w:val="28"/>
          <w:szCs w:val="28"/>
          <w:lang w:val="es-ES"/>
        </w:rPr>
      </w:pPr>
    </w:p>
    <w:p w14:paraId="00000080" w14:textId="77777777" w:rsidR="00184BD9" w:rsidRPr="006B160B" w:rsidRDefault="00F150BE" w:rsidP="6B33FEE5">
      <w:pPr>
        <w:rPr>
          <w:b/>
          <w:bCs/>
          <w:sz w:val="28"/>
          <w:szCs w:val="28"/>
          <w:lang w:val="es-ES"/>
        </w:rPr>
      </w:pPr>
      <w:r w:rsidRPr="6B33FEE5">
        <w:rPr>
          <w:lang w:val="es-ES"/>
        </w:rPr>
        <w:br w:type="page"/>
      </w:r>
    </w:p>
    <w:p w14:paraId="00000081" w14:textId="77777777" w:rsidR="00184BD9" w:rsidRDefault="00F150BE" w:rsidP="6B33FEE5">
      <w:pPr>
        <w:rPr>
          <w:b/>
          <w:bCs/>
          <w:sz w:val="28"/>
          <w:szCs w:val="28"/>
          <w:lang w:val="es-ES"/>
        </w:rPr>
      </w:pPr>
      <w:r w:rsidRPr="6B33FEE5">
        <w:rPr>
          <w:b/>
          <w:bCs/>
          <w:sz w:val="28"/>
          <w:szCs w:val="28"/>
          <w:lang w:val="es-ES"/>
        </w:rPr>
        <w:lastRenderedPageBreak/>
        <w:t>Índice de tablas</w:t>
      </w:r>
    </w:p>
    <w:p w14:paraId="6FB92252" w14:textId="77777777" w:rsidR="00F4556A" w:rsidRDefault="008D1B5C">
      <w:pPr>
        <w:pStyle w:val="ndicedeilustraes"/>
        <w:tabs>
          <w:tab w:val="right" w:leader="dot" w:pos="8496"/>
        </w:tabs>
        <w:rPr>
          <w:rFonts w:asciiTheme="minorHAnsi" w:eastAsiaTheme="minorEastAsia" w:hAnsiTheme="minorHAnsi" w:cstheme="minorBidi"/>
          <w:noProof/>
          <w:sz w:val="22"/>
          <w:szCs w:val="22"/>
          <w:lang w:eastAsia="pt-BR"/>
        </w:rPr>
      </w:pPr>
      <w:r>
        <w:rPr>
          <w:b/>
          <w:bCs/>
          <w:sz w:val="28"/>
          <w:szCs w:val="28"/>
          <w:lang w:val="es-ES"/>
        </w:rPr>
        <w:fldChar w:fldCharType="begin"/>
      </w:r>
      <w:r>
        <w:rPr>
          <w:b/>
          <w:bCs/>
          <w:sz w:val="28"/>
          <w:szCs w:val="28"/>
          <w:lang w:val="es-ES"/>
        </w:rPr>
        <w:instrText xml:space="preserve"> TOC \h \z \c "Tabla" </w:instrText>
      </w:r>
      <w:r>
        <w:rPr>
          <w:b/>
          <w:bCs/>
          <w:sz w:val="28"/>
          <w:szCs w:val="28"/>
          <w:lang w:val="es-ES"/>
        </w:rPr>
        <w:fldChar w:fldCharType="separate"/>
      </w:r>
      <w:hyperlink w:anchor="_Toc132237458" w:history="1">
        <w:r w:rsidR="00F4556A" w:rsidRPr="0000521B">
          <w:rPr>
            <w:rStyle w:val="Hyperlink"/>
            <w:noProof/>
          </w:rPr>
          <w:t>Tabla 1. Magnitud de los errores en los casos experimentales</w:t>
        </w:r>
        <w:r w:rsidR="00F4556A">
          <w:rPr>
            <w:noProof/>
            <w:webHidden/>
          </w:rPr>
          <w:tab/>
        </w:r>
        <w:r w:rsidR="00F4556A">
          <w:rPr>
            <w:noProof/>
            <w:webHidden/>
          </w:rPr>
          <w:fldChar w:fldCharType="begin"/>
        </w:r>
        <w:r w:rsidR="00F4556A">
          <w:rPr>
            <w:noProof/>
            <w:webHidden/>
          </w:rPr>
          <w:instrText xml:space="preserve"> PAGEREF _Toc132237458 \h </w:instrText>
        </w:r>
        <w:r w:rsidR="00F4556A">
          <w:rPr>
            <w:noProof/>
            <w:webHidden/>
          </w:rPr>
        </w:r>
        <w:r w:rsidR="00F4556A">
          <w:rPr>
            <w:noProof/>
            <w:webHidden/>
          </w:rPr>
          <w:fldChar w:fldCharType="separate"/>
        </w:r>
        <w:r w:rsidR="00F4556A">
          <w:rPr>
            <w:noProof/>
            <w:webHidden/>
          </w:rPr>
          <w:t>24</w:t>
        </w:r>
        <w:r w:rsidR="00F4556A">
          <w:rPr>
            <w:noProof/>
            <w:webHidden/>
          </w:rPr>
          <w:fldChar w:fldCharType="end"/>
        </w:r>
      </w:hyperlink>
    </w:p>
    <w:p w14:paraId="2C6690A9" w14:textId="77777777" w:rsidR="00F4556A" w:rsidRDefault="00F4556A">
      <w:pPr>
        <w:pStyle w:val="ndicedeilustraes"/>
        <w:tabs>
          <w:tab w:val="right" w:leader="dot" w:pos="8496"/>
        </w:tabs>
        <w:rPr>
          <w:rFonts w:asciiTheme="minorHAnsi" w:eastAsiaTheme="minorEastAsia" w:hAnsiTheme="minorHAnsi" w:cstheme="minorBidi"/>
          <w:noProof/>
          <w:sz w:val="22"/>
          <w:szCs w:val="22"/>
          <w:lang w:eastAsia="pt-BR"/>
        </w:rPr>
      </w:pPr>
      <w:hyperlink w:anchor="_Toc132237459" w:history="1">
        <w:r w:rsidRPr="0000521B">
          <w:rPr>
            <w:rStyle w:val="Hyperlink"/>
            <w:noProof/>
          </w:rPr>
          <w:t>Tabla 2. Magnitud de los errores en los casos experimentales</w:t>
        </w:r>
        <w:r>
          <w:rPr>
            <w:noProof/>
            <w:webHidden/>
          </w:rPr>
          <w:tab/>
        </w:r>
        <w:r>
          <w:rPr>
            <w:noProof/>
            <w:webHidden/>
          </w:rPr>
          <w:fldChar w:fldCharType="begin"/>
        </w:r>
        <w:r>
          <w:rPr>
            <w:noProof/>
            <w:webHidden/>
          </w:rPr>
          <w:instrText xml:space="preserve"> PAGEREF _Toc132237459 \h </w:instrText>
        </w:r>
        <w:r>
          <w:rPr>
            <w:noProof/>
            <w:webHidden/>
          </w:rPr>
        </w:r>
        <w:r>
          <w:rPr>
            <w:noProof/>
            <w:webHidden/>
          </w:rPr>
          <w:fldChar w:fldCharType="separate"/>
        </w:r>
        <w:r>
          <w:rPr>
            <w:noProof/>
            <w:webHidden/>
          </w:rPr>
          <w:t>24</w:t>
        </w:r>
        <w:r>
          <w:rPr>
            <w:noProof/>
            <w:webHidden/>
          </w:rPr>
          <w:fldChar w:fldCharType="end"/>
        </w:r>
      </w:hyperlink>
    </w:p>
    <w:p w14:paraId="75C87A62" w14:textId="77777777" w:rsidR="00F4556A" w:rsidRDefault="00F4556A">
      <w:pPr>
        <w:pStyle w:val="ndicedeilustraes"/>
        <w:tabs>
          <w:tab w:val="right" w:leader="dot" w:pos="8496"/>
        </w:tabs>
        <w:rPr>
          <w:rFonts w:asciiTheme="minorHAnsi" w:eastAsiaTheme="minorEastAsia" w:hAnsiTheme="minorHAnsi" w:cstheme="minorBidi"/>
          <w:noProof/>
          <w:sz w:val="22"/>
          <w:szCs w:val="22"/>
          <w:lang w:eastAsia="pt-BR"/>
        </w:rPr>
      </w:pPr>
      <w:hyperlink w:anchor="_Toc132237460" w:history="1">
        <w:r w:rsidRPr="0000521B">
          <w:rPr>
            <w:rStyle w:val="Hyperlink"/>
            <w:noProof/>
          </w:rPr>
          <w:t>Tabla 3. Errores médios globales (Modelos geométricos vs Métodos numéricos)</w:t>
        </w:r>
        <w:r>
          <w:rPr>
            <w:noProof/>
            <w:webHidden/>
          </w:rPr>
          <w:tab/>
        </w:r>
        <w:r>
          <w:rPr>
            <w:noProof/>
            <w:webHidden/>
          </w:rPr>
          <w:fldChar w:fldCharType="begin"/>
        </w:r>
        <w:r>
          <w:rPr>
            <w:noProof/>
            <w:webHidden/>
          </w:rPr>
          <w:instrText xml:space="preserve"> PAGEREF _Toc132237460 \h </w:instrText>
        </w:r>
        <w:r>
          <w:rPr>
            <w:noProof/>
            <w:webHidden/>
          </w:rPr>
        </w:r>
        <w:r>
          <w:rPr>
            <w:noProof/>
            <w:webHidden/>
          </w:rPr>
          <w:fldChar w:fldCharType="separate"/>
        </w:r>
        <w:r>
          <w:rPr>
            <w:noProof/>
            <w:webHidden/>
          </w:rPr>
          <w:t>25</w:t>
        </w:r>
        <w:r>
          <w:rPr>
            <w:noProof/>
            <w:webHidden/>
          </w:rPr>
          <w:fldChar w:fldCharType="end"/>
        </w:r>
      </w:hyperlink>
    </w:p>
    <w:p w14:paraId="270BFD63" w14:textId="77777777" w:rsidR="00F4556A" w:rsidRDefault="00F4556A">
      <w:pPr>
        <w:pStyle w:val="ndicedeilustraes"/>
        <w:tabs>
          <w:tab w:val="right" w:leader="dot" w:pos="8496"/>
        </w:tabs>
        <w:rPr>
          <w:rFonts w:asciiTheme="minorHAnsi" w:eastAsiaTheme="minorEastAsia" w:hAnsiTheme="minorHAnsi" w:cstheme="minorBidi"/>
          <w:noProof/>
          <w:sz w:val="22"/>
          <w:szCs w:val="22"/>
          <w:lang w:eastAsia="pt-BR"/>
        </w:rPr>
      </w:pPr>
      <w:hyperlink w:anchor="_Toc132237461" w:history="1">
        <w:r w:rsidRPr="0000521B">
          <w:rPr>
            <w:rStyle w:val="Hyperlink"/>
            <w:noProof/>
          </w:rPr>
          <w:t>Tabla 4. Desviación estândar de los errores</w:t>
        </w:r>
        <w:r>
          <w:rPr>
            <w:noProof/>
            <w:webHidden/>
          </w:rPr>
          <w:tab/>
        </w:r>
        <w:r>
          <w:rPr>
            <w:noProof/>
            <w:webHidden/>
          </w:rPr>
          <w:fldChar w:fldCharType="begin"/>
        </w:r>
        <w:r>
          <w:rPr>
            <w:noProof/>
            <w:webHidden/>
          </w:rPr>
          <w:instrText xml:space="preserve"> PAGEREF _Toc132237461 \h </w:instrText>
        </w:r>
        <w:r>
          <w:rPr>
            <w:noProof/>
            <w:webHidden/>
          </w:rPr>
        </w:r>
        <w:r>
          <w:rPr>
            <w:noProof/>
            <w:webHidden/>
          </w:rPr>
          <w:fldChar w:fldCharType="separate"/>
        </w:r>
        <w:r>
          <w:rPr>
            <w:noProof/>
            <w:webHidden/>
          </w:rPr>
          <w:t>25</w:t>
        </w:r>
        <w:r>
          <w:rPr>
            <w:noProof/>
            <w:webHidden/>
          </w:rPr>
          <w:fldChar w:fldCharType="end"/>
        </w:r>
      </w:hyperlink>
    </w:p>
    <w:p w14:paraId="12047524" w14:textId="77777777" w:rsidR="00F4556A" w:rsidRDefault="00F4556A">
      <w:pPr>
        <w:pStyle w:val="ndicedeilustraes"/>
        <w:tabs>
          <w:tab w:val="right" w:leader="dot" w:pos="8496"/>
        </w:tabs>
        <w:rPr>
          <w:rFonts w:asciiTheme="minorHAnsi" w:eastAsiaTheme="minorEastAsia" w:hAnsiTheme="minorHAnsi" w:cstheme="minorBidi"/>
          <w:noProof/>
          <w:sz w:val="22"/>
          <w:szCs w:val="22"/>
          <w:lang w:eastAsia="pt-BR"/>
        </w:rPr>
      </w:pPr>
      <w:hyperlink w:anchor="_Toc132237462" w:history="1">
        <w:r w:rsidRPr="0000521B">
          <w:rPr>
            <w:rStyle w:val="Hyperlink"/>
            <w:noProof/>
          </w:rPr>
          <w:t>Tabla 5. Magnitud en metros de los errores em los casos experimentales</w:t>
        </w:r>
        <w:r>
          <w:rPr>
            <w:noProof/>
            <w:webHidden/>
          </w:rPr>
          <w:tab/>
        </w:r>
        <w:r>
          <w:rPr>
            <w:noProof/>
            <w:webHidden/>
          </w:rPr>
          <w:fldChar w:fldCharType="begin"/>
        </w:r>
        <w:r>
          <w:rPr>
            <w:noProof/>
            <w:webHidden/>
          </w:rPr>
          <w:instrText xml:space="preserve"> PAGEREF _Toc132237462 \h </w:instrText>
        </w:r>
        <w:r>
          <w:rPr>
            <w:noProof/>
            <w:webHidden/>
          </w:rPr>
        </w:r>
        <w:r>
          <w:rPr>
            <w:noProof/>
            <w:webHidden/>
          </w:rPr>
          <w:fldChar w:fldCharType="separate"/>
        </w:r>
        <w:r>
          <w:rPr>
            <w:noProof/>
            <w:webHidden/>
          </w:rPr>
          <w:t>29</w:t>
        </w:r>
        <w:r>
          <w:rPr>
            <w:noProof/>
            <w:webHidden/>
          </w:rPr>
          <w:fldChar w:fldCharType="end"/>
        </w:r>
      </w:hyperlink>
    </w:p>
    <w:p w14:paraId="500EA611" w14:textId="77777777" w:rsidR="00F4556A" w:rsidRDefault="00F4556A">
      <w:pPr>
        <w:pStyle w:val="ndicedeilustraes"/>
        <w:tabs>
          <w:tab w:val="right" w:leader="dot" w:pos="8496"/>
        </w:tabs>
        <w:rPr>
          <w:rFonts w:asciiTheme="minorHAnsi" w:eastAsiaTheme="minorEastAsia" w:hAnsiTheme="minorHAnsi" w:cstheme="minorBidi"/>
          <w:noProof/>
          <w:sz w:val="22"/>
          <w:szCs w:val="22"/>
          <w:lang w:eastAsia="pt-BR"/>
        </w:rPr>
      </w:pPr>
      <w:hyperlink w:anchor="_Toc132237463" w:history="1">
        <w:r w:rsidRPr="0000521B">
          <w:rPr>
            <w:rStyle w:val="Hyperlink"/>
            <w:noProof/>
          </w:rPr>
          <w:t>Tabla 7. Número de conexiones de la app, asistencia para cruces seguros y fusión de datos exitosa del sistema operativo durante 3 meses</w:t>
        </w:r>
        <w:r>
          <w:rPr>
            <w:noProof/>
            <w:webHidden/>
          </w:rPr>
          <w:tab/>
        </w:r>
        <w:r>
          <w:rPr>
            <w:noProof/>
            <w:webHidden/>
          </w:rPr>
          <w:fldChar w:fldCharType="begin"/>
        </w:r>
        <w:r>
          <w:rPr>
            <w:noProof/>
            <w:webHidden/>
          </w:rPr>
          <w:instrText xml:space="preserve"> PAGEREF _Toc132237463 \h </w:instrText>
        </w:r>
        <w:r>
          <w:rPr>
            <w:noProof/>
            <w:webHidden/>
          </w:rPr>
        </w:r>
        <w:r>
          <w:rPr>
            <w:noProof/>
            <w:webHidden/>
          </w:rPr>
          <w:fldChar w:fldCharType="separate"/>
        </w:r>
        <w:r>
          <w:rPr>
            <w:noProof/>
            <w:webHidden/>
          </w:rPr>
          <w:t>33</w:t>
        </w:r>
        <w:r>
          <w:rPr>
            <w:noProof/>
            <w:webHidden/>
          </w:rPr>
          <w:fldChar w:fldCharType="end"/>
        </w:r>
      </w:hyperlink>
    </w:p>
    <w:p w14:paraId="00000082" w14:textId="02B1F8CD" w:rsidR="00184BD9" w:rsidRPr="006B160B" w:rsidRDefault="008D1B5C" w:rsidP="6B33FEE5">
      <w:pPr>
        <w:rPr>
          <w:b/>
          <w:bCs/>
          <w:sz w:val="28"/>
          <w:szCs w:val="28"/>
          <w:lang w:val="es-ES"/>
        </w:rPr>
      </w:pPr>
      <w:r>
        <w:rPr>
          <w:b/>
          <w:bCs/>
          <w:sz w:val="28"/>
          <w:szCs w:val="28"/>
          <w:lang w:val="es-ES"/>
        </w:rPr>
        <w:fldChar w:fldCharType="end"/>
      </w:r>
    </w:p>
    <w:p w14:paraId="00000099" w14:textId="77777777" w:rsidR="00184BD9" w:rsidRPr="006B160B" w:rsidRDefault="00184BD9" w:rsidP="6B33FEE5">
      <w:pPr>
        <w:rPr>
          <w:b/>
          <w:bCs/>
          <w:sz w:val="28"/>
          <w:szCs w:val="28"/>
          <w:lang w:val="es-ES"/>
        </w:rPr>
      </w:pPr>
      <w:bookmarkStart w:id="92" w:name="_GoBack"/>
      <w:bookmarkEnd w:id="92"/>
    </w:p>
    <w:p w14:paraId="0000009A" w14:textId="77777777" w:rsidR="00184BD9" w:rsidRPr="006B160B" w:rsidRDefault="00184BD9" w:rsidP="6B33FEE5">
      <w:pPr>
        <w:rPr>
          <w:lang w:val="es-ES"/>
        </w:rPr>
      </w:pPr>
    </w:p>
    <w:p w14:paraId="0000009B" w14:textId="77777777" w:rsidR="00184BD9" w:rsidRPr="006B160B" w:rsidRDefault="00184BD9" w:rsidP="6B33FEE5">
      <w:pPr>
        <w:rPr>
          <w:b/>
          <w:bCs/>
          <w:sz w:val="28"/>
          <w:szCs w:val="28"/>
          <w:lang w:val="es-ES"/>
        </w:rPr>
      </w:pPr>
    </w:p>
    <w:p w14:paraId="0000009C" w14:textId="77777777" w:rsidR="00184BD9" w:rsidRPr="006B160B" w:rsidRDefault="00184BD9" w:rsidP="6B33FEE5">
      <w:pPr>
        <w:rPr>
          <w:b/>
          <w:bCs/>
          <w:sz w:val="28"/>
          <w:szCs w:val="28"/>
          <w:lang w:val="es-ES"/>
        </w:rPr>
      </w:pPr>
    </w:p>
    <w:p w14:paraId="0000009D" w14:textId="77777777" w:rsidR="00184BD9" w:rsidRPr="006B160B" w:rsidRDefault="00184BD9" w:rsidP="6B33FEE5">
      <w:pPr>
        <w:pStyle w:val="Ttulo1"/>
        <w:jc w:val="center"/>
        <w:rPr>
          <w:lang w:val="es-ES"/>
        </w:rPr>
      </w:pPr>
      <w:bookmarkStart w:id="93" w:name="_rd08k3s5sy12"/>
      <w:bookmarkEnd w:id="93"/>
    </w:p>
    <w:p w14:paraId="0000009E" w14:textId="77777777" w:rsidR="00184BD9" w:rsidRPr="006B160B" w:rsidRDefault="00184BD9" w:rsidP="6B33FEE5">
      <w:pPr>
        <w:rPr>
          <w:lang w:val="es-ES"/>
        </w:rPr>
      </w:pPr>
    </w:p>
    <w:p w14:paraId="0000009F" w14:textId="77777777" w:rsidR="00184BD9" w:rsidRPr="006B160B" w:rsidRDefault="00184BD9" w:rsidP="6B33FEE5">
      <w:pPr>
        <w:pStyle w:val="Ttulo1"/>
        <w:jc w:val="center"/>
        <w:rPr>
          <w:lang w:val="es-ES"/>
        </w:rPr>
      </w:pPr>
      <w:bookmarkStart w:id="94" w:name="_6pkyi2xdie1x"/>
      <w:bookmarkEnd w:id="94"/>
    </w:p>
    <w:p w14:paraId="000000A0" w14:textId="77777777" w:rsidR="00184BD9" w:rsidRPr="006B160B" w:rsidRDefault="00184BD9" w:rsidP="6B33FEE5">
      <w:pPr>
        <w:pStyle w:val="Ttulo1"/>
        <w:jc w:val="center"/>
        <w:rPr>
          <w:lang w:val="es-ES"/>
        </w:rPr>
      </w:pPr>
      <w:bookmarkStart w:id="95" w:name="_ljyr92tl4yij"/>
      <w:bookmarkEnd w:id="95"/>
    </w:p>
    <w:p w14:paraId="000000A1" w14:textId="77777777" w:rsidR="00184BD9" w:rsidRPr="006B160B" w:rsidRDefault="00184BD9" w:rsidP="6B33FEE5">
      <w:pPr>
        <w:pStyle w:val="Ttulo1"/>
        <w:jc w:val="center"/>
        <w:rPr>
          <w:lang w:val="es-ES"/>
        </w:rPr>
      </w:pPr>
      <w:bookmarkStart w:id="96" w:name="_4jixf659vqyk"/>
      <w:bookmarkEnd w:id="96"/>
    </w:p>
    <w:p w14:paraId="000000A2" w14:textId="77777777" w:rsidR="00184BD9" w:rsidRPr="006B160B" w:rsidRDefault="00184BD9" w:rsidP="6B33FEE5">
      <w:pPr>
        <w:pStyle w:val="Ttulo1"/>
        <w:jc w:val="center"/>
        <w:rPr>
          <w:lang w:val="es-ES"/>
        </w:rPr>
      </w:pPr>
      <w:bookmarkStart w:id="97" w:name="_lt7860d3cdwk"/>
      <w:bookmarkEnd w:id="97"/>
    </w:p>
    <w:p w14:paraId="000000A3" w14:textId="77777777" w:rsidR="00184BD9" w:rsidRPr="006B160B" w:rsidRDefault="00184BD9" w:rsidP="6B33FEE5">
      <w:pPr>
        <w:pStyle w:val="Ttulo1"/>
        <w:jc w:val="center"/>
        <w:rPr>
          <w:lang w:val="es-ES"/>
        </w:rPr>
      </w:pPr>
      <w:bookmarkStart w:id="98" w:name="_2ter6c67eaul"/>
      <w:bookmarkEnd w:id="98"/>
    </w:p>
    <w:p w14:paraId="000000A4" w14:textId="77777777" w:rsidR="00184BD9" w:rsidRPr="006B160B" w:rsidRDefault="00184BD9" w:rsidP="6B33FEE5">
      <w:pPr>
        <w:pStyle w:val="Ttulo1"/>
        <w:jc w:val="center"/>
        <w:rPr>
          <w:lang w:val="es-ES"/>
        </w:rPr>
      </w:pPr>
      <w:bookmarkStart w:id="99" w:name="_u75ehq4zhgo5"/>
      <w:bookmarkEnd w:id="99"/>
    </w:p>
    <w:p w14:paraId="000000A5" w14:textId="77777777" w:rsidR="00184BD9" w:rsidRPr="006B160B" w:rsidRDefault="00184BD9" w:rsidP="6B33FEE5">
      <w:pPr>
        <w:pStyle w:val="Ttulo1"/>
        <w:jc w:val="center"/>
        <w:rPr>
          <w:lang w:val="es-ES"/>
        </w:rPr>
      </w:pPr>
      <w:bookmarkStart w:id="100" w:name="_6akzm2r45p9e"/>
      <w:bookmarkEnd w:id="100"/>
    </w:p>
    <w:p w14:paraId="000000A6" w14:textId="77777777" w:rsidR="00184BD9" w:rsidRPr="006B160B" w:rsidRDefault="00184BD9" w:rsidP="6B33FEE5">
      <w:pPr>
        <w:pStyle w:val="Ttulo1"/>
        <w:jc w:val="center"/>
        <w:rPr>
          <w:lang w:val="es-ES"/>
        </w:rPr>
      </w:pPr>
      <w:bookmarkStart w:id="101" w:name="_8xp217eermfk"/>
      <w:bookmarkEnd w:id="101"/>
    </w:p>
    <w:p w14:paraId="000000A7" w14:textId="77777777" w:rsidR="00184BD9" w:rsidRPr="006B160B" w:rsidRDefault="00184BD9" w:rsidP="6B33FEE5">
      <w:pPr>
        <w:rPr>
          <w:lang w:val="es-ES"/>
        </w:rPr>
      </w:pPr>
    </w:p>
    <w:p w14:paraId="000000A8" w14:textId="77777777" w:rsidR="00184BD9" w:rsidRPr="006B160B" w:rsidRDefault="00184BD9" w:rsidP="6B33FEE5">
      <w:pPr>
        <w:rPr>
          <w:lang w:val="es-ES"/>
        </w:rPr>
      </w:pPr>
    </w:p>
    <w:p w14:paraId="000000A9" w14:textId="77777777" w:rsidR="00184BD9" w:rsidRPr="006B160B" w:rsidRDefault="00184BD9" w:rsidP="6B33FEE5">
      <w:pPr>
        <w:pStyle w:val="Ttulo1"/>
        <w:jc w:val="center"/>
        <w:rPr>
          <w:lang w:val="es-ES"/>
        </w:rPr>
      </w:pPr>
      <w:bookmarkStart w:id="102" w:name="_ntgskxehrewt"/>
      <w:bookmarkEnd w:id="102"/>
    </w:p>
    <w:p w14:paraId="000000AA" w14:textId="77777777" w:rsidR="00184BD9" w:rsidRPr="006B160B" w:rsidRDefault="00F150BE" w:rsidP="6B33FEE5">
      <w:pPr>
        <w:pStyle w:val="Ttulo1"/>
        <w:jc w:val="center"/>
        <w:rPr>
          <w:lang w:val="es-ES"/>
        </w:rPr>
      </w:pPr>
      <w:bookmarkStart w:id="103" w:name="_Toc132235226"/>
      <w:r w:rsidRPr="6B33FEE5">
        <w:rPr>
          <w:lang w:val="es-ES"/>
        </w:rPr>
        <w:t>PARTE I:</w:t>
      </w:r>
      <w:bookmarkEnd w:id="103"/>
      <w:r w:rsidRPr="6B33FEE5">
        <w:rPr>
          <w:lang w:val="es-ES"/>
        </w:rPr>
        <w:t xml:space="preserve"> </w:t>
      </w:r>
    </w:p>
    <w:p w14:paraId="000000AB" w14:textId="77777777" w:rsidR="00184BD9" w:rsidRPr="006B160B" w:rsidRDefault="00184BD9" w:rsidP="6B33FEE5">
      <w:pPr>
        <w:rPr>
          <w:lang w:val="es-ES"/>
        </w:rPr>
      </w:pPr>
    </w:p>
    <w:p w14:paraId="000000AC" w14:textId="77777777" w:rsidR="00184BD9" w:rsidRPr="006B160B" w:rsidRDefault="00F150BE" w:rsidP="6B33FEE5">
      <w:pPr>
        <w:pStyle w:val="Ttulo1"/>
        <w:jc w:val="center"/>
        <w:rPr>
          <w:lang w:val="es-ES"/>
        </w:rPr>
      </w:pPr>
      <w:bookmarkStart w:id="104" w:name="_Toc132235227"/>
      <w:r w:rsidRPr="6B33FEE5">
        <w:rPr>
          <w:lang w:val="es-ES"/>
        </w:rPr>
        <w:t>MEMORIA</w:t>
      </w:r>
      <w:bookmarkEnd w:id="104"/>
      <w:r w:rsidRPr="6B33FEE5">
        <w:rPr>
          <w:lang w:val="es-ES"/>
        </w:rPr>
        <w:t xml:space="preserve"> </w:t>
      </w:r>
    </w:p>
    <w:p w14:paraId="000000AD" w14:textId="77777777" w:rsidR="00184BD9" w:rsidRPr="006B160B" w:rsidRDefault="00F150BE" w:rsidP="6B33FEE5">
      <w:pPr>
        <w:pStyle w:val="Ttulo2"/>
        <w:rPr>
          <w:lang w:val="es-ES"/>
        </w:rPr>
      </w:pPr>
      <w:bookmarkStart w:id="105" w:name="_28art2c4sk92"/>
      <w:bookmarkEnd w:id="105"/>
      <w:r w:rsidRPr="6B33FEE5">
        <w:rPr>
          <w:lang w:val="es-ES"/>
        </w:rPr>
        <w:br w:type="page"/>
      </w:r>
    </w:p>
    <w:p w14:paraId="000000AE" w14:textId="794D1937" w:rsidR="00184BD9" w:rsidRPr="008D1B5C" w:rsidRDefault="00F150BE" w:rsidP="008D1B5C">
      <w:pPr>
        <w:pStyle w:val="Ttulo1"/>
        <w:ind w:left="720" w:hanging="720"/>
        <w:rPr>
          <w:i/>
          <w:lang w:val="es-ES"/>
        </w:rPr>
      </w:pPr>
      <w:bookmarkStart w:id="106" w:name="_Toc132235228"/>
      <w:r w:rsidRPr="6B33FEE5">
        <w:rPr>
          <w:lang w:val="es-ES"/>
        </w:rPr>
        <w:lastRenderedPageBreak/>
        <w:t>Capítulo 1</w:t>
      </w:r>
      <w:bookmarkEnd w:id="106"/>
    </w:p>
    <w:p w14:paraId="000000AF" w14:textId="77777777" w:rsidR="00184BD9" w:rsidRPr="006B160B" w:rsidRDefault="00F150BE" w:rsidP="6B33FEE5">
      <w:pPr>
        <w:pStyle w:val="Ttulo2"/>
        <w:rPr>
          <w:lang w:val="es-ES"/>
        </w:rPr>
      </w:pPr>
      <w:bookmarkStart w:id="107" w:name="_Toc132235229"/>
      <w:r w:rsidRPr="6B33FEE5">
        <w:rPr>
          <w:lang w:val="es-ES"/>
        </w:rPr>
        <w:t>Introducción</w:t>
      </w:r>
      <w:bookmarkEnd w:id="107"/>
      <w:r w:rsidRPr="6B33FEE5">
        <w:rPr>
          <w:lang w:val="es-ES"/>
        </w:rPr>
        <w:t xml:space="preserve"> </w:t>
      </w:r>
    </w:p>
    <w:p w14:paraId="000000B0" w14:textId="2DF108AB" w:rsidR="00184BD9" w:rsidRPr="006B160B" w:rsidRDefault="2A7E655C">
      <w:pPr>
        <w:ind w:firstLine="720"/>
      </w:pPr>
      <w:r w:rsidRPr="6B33FEE5">
        <w:rPr>
          <w:lang w:val="es-ES"/>
        </w:rPr>
        <w:t>Según la OMS, cerca de 314 millones de personas en el mundo experimentan deficiencias visuales y, de este grupo, 45 millones son cieg</w:t>
      </w:r>
      <w:r w:rsidR="1F07D2B7" w:rsidRPr="6B33FEE5">
        <w:rPr>
          <w:lang w:val="es-ES"/>
        </w:rPr>
        <w:t>a</w:t>
      </w:r>
      <w:r w:rsidRPr="6B33FEE5">
        <w:rPr>
          <w:lang w:val="es-ES"/>
        </w:rPr>
        <w:t xml:space="preserve">s </w:t>
      </w:r>
      <w:r w:rsidR="420EEF92" w:rsidRPr="6B33FEE5">
        <w:rPr>
          <w:lang w:val="es-ES"/>
        </w:rPr>
        <w:t>[</w:t>
      </w:r>
      <w:r w:rsidR="0EA7E4B1" w:rsidRPr="6B33FEE5">
        <w:rPr>
          <w:lang w:val="es-ES"/>
        </w:rPr>
        <w:t>1]</w:t>
      </w:r>
      <w:r w:rsidRPr="6B33FEE5">
        <w:rPr>
          <w:lang w:val="es-ES"/>
        </w:rPr>
        <w:t>.</w:t>
      </w:r>
      <w:r w:rsidR="09AD08AB" w:rsidRPr="6B33FEE5">
        <w:rPr>
          <w:lang w:val="es-ES"/>
        </w:rPr>
        <w:t xml:space="preserve"> </w:t>
      </w:r>
      <w:r w:rsidRPr="6B33FEE5">
        <w:rPr>
          <w:lang w:val="es-ES"/>
        </w:rPr>
        <w:t>La movilidad, definida por la capacidad de desplazarse con seguridad, comodidad, elegancia y</w:t>
      </w:r>
      <w:r w:rsidR="0E5539E5" w:rsidRPr="6B33FEE5">
        <w:rPr>
          <w:lang w:val="es-ES"/>
        </w:rPr>
        <w:t>,</w:t>
      </w:r>
      <w:r w:rsidRPr="6B33FEE5">
        <w:rPr>
          <w:lang w:val="es-ES"/>
        </w:rPr>
        <w:t xml:space="preserve"> principalmente</w:t>
      </w:r>
      <w:r w:rsidR="0E5539E5" w:rsidRPr="6B33FEE5">
        <w:rPr>
          <w:lang w:val="es-ES"/>
        </w:rPr>
        <w:t>,</w:t>
      </w:r>
      <w:r w:rsidRPr="6B33FEE5">
        <w:rPr>
          <w:lang w:val="es-ES"/>
        </w:rPr>
        <w:t xml:space="preserve"> de forma independiente, se ha convertido en un factor esencial en la vida de </w:t>
      </w:r>
      <w:r w:rsidR="7E15EF2E" w:rsidRPr="6B33FEE5">
        <w:rPr>
          <w:lang w:val="es-ES"/>
        </w:rPr>
        <w:t>estas personas</w:t>
      </w:r>
      <w:r w:rsidRPr="6B33FEE5">
        <w:rPr>
          <w:lang w:val="es-ES"/>
        </w:rPr>
        <w:t>.</w:t>
      </w:r>
      <w:r w:rsidR="00116C0C">
        <w:rPr>
          <w:lang w:val="es-ES"/>
        </w:rPr>
        <w:t xml:space="preserve"> </w:t>
      </w:r>
      <w:r w:rsidR="00116C0C" w:rsidRPr="00116C0C">
        <w:rPr>
          <w:lang w:val="es-ES"/>
        </w:rPr>
        <w:t>El individuo con esta discapacidad que adquirió esta capacidad tiene su estilo de vida cubierto por la planificación y ejecución de sus propios planes de vida. El individuo que no logra desarrollar esta habilidad se dedica a una vida dependiente de los demás.</w:t>
      </w:r>
      <w:r w:rsidR="00983640">
        <w:t xml:space="preserve"> </w:t>
      </w:r>
      <w:proofErr w:type="spellStart"/>
      <w:r w:rsidR="648294AF">
        <w:t>En</w:t>
      </w:r>
      <w:proofErr w:type="spellEnd"/>
      <w:r w:rsidR="648294AF">
        <w:t xml:space="preserve"> este contexto, se observa que hasta </w:t>
      </w:r>
      <w:proofErr w:type="spellStart"/>
      <w:r w:rsidR="648294AF">
        <w:t>hace</w:t>
      </w:r>
      <w:proofErr w:type="spellEnd"/>
      <w:r w:rsidR="648294AF">
        <w:t xml:space="preserve"> </w:t>
      </w:r>
      <w:proofErr w:type="spellStart"/>
      <w:r w:rsidR="5AA8B845">
        <w:t>pocos</w:t>
      </w:r>
      <w:proofErr w:type="spellEnd"/>
      <w:r w:rsidR="648294AF">
        <w:t xml:space="preserve"> </w:t>
      </w:r>
      <w:proofErr w:type="spellStart"/>
      <w:r w:rsidR="648294AF">
        <w:t>años</w:t>
      </w:r>
      <w:proofErr w:type="spellEnd"/>
      <w:r w:rsidR="648294AF">
        <w:t xml:space="preserve"> </w:t>
      </w:r>
      <w:proofErr w:type="spellStart"/>
      <w:r w:rsidR="16D0AED4">
        <w:t>parecía</w:t>
      </w:r>
      <w:proofErr w:type="spellEnd"/>
      <w:r w:rsidR="648294AF">
        <w:t xml:space="preserve"> que este problema de </w:t>
      </w:r>
      <w:proofErr w:type="spellStart"/>
      <w:r w:rsidR="648294AF">
        <w:t>movilidad</w:t>
      </w:r>
      <w:proofErr w:type="spellEnd"/>
      <w:r w:rsidR="648294AF">
        <w:t xml:space="preserve"> </w:t>
      </w:r>
      <w:r w:rsidR="5AA8B845">
        <w:t xml:space="preserve">no </w:t>
      </w:r>
      <w:proofErr w:type="spellStart"/>
      <w:r w:rsidR="648294AF">
        <w:t>p</w:t>
      </w:r>
      <w:r w:rsidR="5AA8B845">
        <w:t>odía</w:t>
      </w:r>
      <w:proofErr w:type="spellEnd"/>
      <w:r w:rsidR="648294AF">
        <w:t xml:space="preserve"> </w:t>
      </w:r>
      <w:proofErr w:type="spellStart"/>
      <w:r w:rsidR="648294AF">
        <w:t>resolverse</w:t>
      </w:r>
      <w:proofErr w:type="spellEnd"/>
      <w:r w:rsidR="1FD356C6">
        <w:t xml:space="preserve"> de uma </w:t>
      </w:r>
      <w:proofErr w:type="spellStart"/>
      <w:r w:rsidR="1FD356C6">
        <w:t>manera</w:t>
      </w:r>
      <w:proofErr w:type="spellEnd"/>
      <w:r w:rsidR="1FD356C6">
        <w:t xml:space="preserve"> general</w:t>
      </w:r>
      <w:r w:rsidR="648294AF">
        <w:t xml:space="preserve"> mediante </w:t>
      </w:r>
      <w:proofErr w:type="spellStart"/>
      <w:r w:rsidR="648294AF">
        <w:t>la</w:t>
      </w:r>
      <w:proofErr w:type="spellEnd"/>
      <w:r w:rsidR="648294AF">
        <w:t xml:space="preserve"> </w:t>
      </w:r>
      <w:proofErr w:type="spellStart"/>
      <w:r w:rsidR="648294AF">
        <w:t>adquisición</w:t>
      </w:r>
      <w:proofErr w:type="spellEnd"/>
      <w:r w:rsidR="648294AF">
        <w:t xml:space="preserve"> y </w:t>
      </w:r>
      <w:proofErr w:type="spellStart"/>
      <w:r w:rsidR="648294AF">
        <w:t>enseñanza</w:t>
      </w:r>
      <w:proofErr w:type="spellEnd"/>
      <w:r w:rsidR="648294AF">
        <w:t xml:space="preserve"> de </w:t>
      </w:r>
      <w:proofErr w:type="spellStart"/>
      <w:r w:rsidR="648294AF">
        <w:t>subhabilidades</w:t>
      </w:r>
      <w:proofErr w:type="spellEnd"/>
      <w:r w:rsidR="648294AF">
        <w:t xml:space="preserve"> relacionadas </w:t>
      </w:r>
      <w:proofErr w:type="spellStart"/>
      <w:r w:rsidR="00983640">
        <w:t>con</w:t>
      </w:r>
      <w:proofErr w:type="spellEnd"/>
      <w:r w:rsidR="00983640">
        <w:t xml:space="preserve"> [</w:t>
      </w:r>
      <w:r w:rsidR="00983640" w:rsidRPr="001473A9">
        <w:rPr>
          <w:highlight w:val="yellow"/>
        </w:rPr>
        <w:t xml:space="preserve">REF-Precisa achar uma </w:t>
      </w:r>
      <w:proofErr w:type="spellStart"/>
      <w:r w:rsidR="00983640" w:rsidRPr="001473A9">
        <w:rPr>
          <w:highlight w:val="yellow"/>
        </w:rPr>
        <w:t>referencia</w:t>
      </w:r>
      <w:proofErr w:type="spellEnd"/>
      <w:r w:rsidR="00983640" w:rsidRPr="001473A9">
        <w:rPr>
          <w:highlight w:val="yellow"/>
        </w:rPr>
        <w:t xml:space="preserve"> aqui</w:t>
      </w:r>
      <w:r w:rsidR="00983640">
        <w:t>]</w:t>
      </w:r>
      <w:r w:rsidR="00F150BE">
        <w:commentReference w:id="108"/>
      </w:r>
      <w:r w:rsidR="648294AF">
        <w:t xml:space="preserve">. La </w:t>
      </w:r>
      <w:proofErr w:type="spellStart"/>
      <w:r w:rsidR="648294AF">
        <w:t>necesidad</w:t>
      </w:r>
      <w:proofErr w:type="spellEnd"/>
      <w:r w:rsidR="648294AF">
        <w:t xml:space="preserve"> de </w:t>
      </w:r>
      <w:proofErr w:type="spellStart"/>
      <w:r w:rsidR="648294AF">
        <w:t>los</w:t>
      </w:r>
      <w:proofErr w:type="spellEnd"/>
      <w:r w:rsidR="648294AF">
        <w:t xml:space="preserve"> </w:t>
      </w:r>
      <w:proofErr w:type="spellStart"/>
      <w:r w:rsidR="648294AF">
        <w:t>discapacitados</w:t>
      </w:r>
      <w:proofErr w:type="spellEnd"/>
      <w:r w:rsidR="648294AF">
        <w:t xml:space="preserve"> </w:t>
      </w:r>
      <w:proofErr w:type="spellStart"/>
      <w:proofErr w:type="gramStart"/>
      <w:r w:rsidR="648294AF">
        <w:t>visuales</w:t>
      </w:r>
      <w:proofErr w:type="spellEnd"/>
      <w:r w:rsidR="648294AF">
        <w:t xml:space="preserve"> </w:t>
      </w:r>
      <w:r w:rsidR="75BF2E3F">
        <w:t xml:space="preserve"> </w:t>
      </w:r>
      <w:r w:rsidR="75BF2E3F" w:rsidRPr="6B33FEE5">
        <w:rPr>
          <w:lang w:val="es-ES"/>
        </w:rPr>
        <w:t>ha</w:t>
      </w:r>
      <w:proofErr w:type="gramEnd"/>
      <w:r w:rsidR="75BF2E3F" w:rsidRPr="6B33FEE5">
        <w:rPr>
          <w:lang w:val="es-ES"/>
        </w:rPr>
        <w:t xml:space="preserve"> abierto</w:t>
      </w:r>
      <w:r w:rsidR="648294AF">
        <w:t xml:space="preserve"> </w:t>
      </w:r>
      <w:proofErr w:type="spellStart"/>
      <w:r w:rsidR="648294AF">
        <w:t>un</w:t>
      </w:r>
      <w:proofErr w:type="spellEnd"/>
      <w:r w:rsidR="648294AF">
        <w:t xml:space="preserve"> </w:t>
      </w:r>
      <w:proofErr w:type="spellStart"/>
      <w:r w:rsidR="648294AF">
        <w:t>espacio</w:t>
      </w:r>
      <w:proofErr w:type="spellEnd"/>
      <w:r w:rsidR="648294AF">
        <w:t xml:space="preserve"> para </w:t>
      </w:r>
      <w:proofErr w:type="spellStart"/>
      <w:r w:rsidR="648294AF">
        <w:t>la</w:t>
      </w:r>
      <w:proofErr w:type="spellEnd"/>
      <w:r w:rsidR="648294AF">
        <w:t xml:space="preserve"> </w:t>
      </w:r>
      <w:proofErr w:type="spellStart"/>
      <w:r w:rsidR="648294AF">
        <w:t>investigación</w:t>
      </w:r>
      <w:proofErr w:type="spellEnd"/>
      <w:r w:rsidR="648294AF">
        <w:t xml:space="preserve"> científica y tecnológica, que se </w:t>
      </w:r>
      <w:r w:rsidR="75BF2E3F">
        <w:t xml:space="preserve">ha </w:t>
      </w:r>
      <w:proofErr w:type="spellStart"/>
      <w:r w:rsidR="648294AF">
        <w:t>tradu</w:t>
      </w:r>
      <w:r w:rsidR="75BF2E3F">
        <w:t>cido</w:t>
      </w:r>
      <w:proofErr w:type="spellEnd"/>
      <w:r w:rsidR="648294AF">
        <w:t xml:space="preserve"> </w:t>
      </w:r>
      <w:proofErr w:type="spellStart"/>
      <w:r w:rsidR="648294AF">
        <w:t>en</w:t>
      </w:r>
      <w:proofErr w:type="spellEnd"/>
      <w:r w:rsidR="648294AF">
        <w:t xml:space="preserve"> avances </w:t>
      </w:r>
      <w:proofErr w:type="spellStart"/>
      <w:r w:rsidR="648294AF">
        <w:t>en</w:t>
      </w:r>
      <w:proofErr w:type="spellEnd"/>
      <w:r w:rsidR="648294AF">
        <w:t xml:space="preserve"> </w:t>
      </w:r>
      <w:proofErr w:type="spellStart"/>
      <w:r w:rsidR="648294AF">
        <w:t>las</w:t>
      </w:r>
      <w:proofErr w:type="spellEnd"/>
      <w:r w:rsidR="648294AF">
        <w:t xml:space="preserve"> áreas de </w:t>
      </w:r>
      <w:proofErr w:type="spellStart"/>
      <w:r w:rsidR="648294AF">
        <w:t>adaptación</w:t>
      </w:r>
      <w:proofErr w:type="spellEnd"/>
      <w:r w:rsidR="648294AF">
        <w:t xml:space="preserve"> social, </w:t>
      </w:r>
      <w:proofErr w:type="spellStart"/>
      <w:r w:rsidR="648294AF">
        <w:t>rehabilitación</w:t>
      </w:r>
      <w:proofErr w:type="spellEnd"/>
      <w:r w:rsidR="648294AF">
        <w:t xml:space="preserve">, </w:t>
      </w:r>
      <w:proofErr w:type="spellStart"/>
      <w:r w:rsidR="648294AF">
        <w:t>comunicación</w:t>
      </w:r>
      <w:proofErr w:type="spellEnd"/>
      <w:r w:rsidR="648294AF">
        <w:t xml:space="preserve"> y habilidades de </w:t>
      </w:r>
      <w:proofErr w:type="spellStart"/>
      <w:r w:rsidR="648294AF">
        <w:t>aprendizaje</w:t>
      </w:r>
      <w:proofErr w:type="spellEnd"/>
      <w:r w:rsidR="648294AF">
        <w:t xml:space="preserve">. </w:t>
      </w:r>
      <w:proofErr w:type="spellStart"/>
      <w:r w:rsidR="648294AF">
        <w:t>En</w:t>
      </w:r>
      <w:proofErr w:type="spellEnd"/>
      <w:r w:rsidR="648294AF">
        <w:t xml:space="preserve"> concreto, </w:t>
      </w:r>
      <w:proofErr w:type="spellStart"/>
      <w:r w:rsidR="648294AF">
        <w:t>la</w:t>
      </w:r>
      <w:proofErr w:type="spellEnd"/>
      <w:r w:rsidR="648294AF">
        <w:t xml:space="preserve"> </w:t>
      </w:r>
      <w:proofErr w:type="spellStart"/>
      <w:r w:rsidR="648294AF">
        <w:t>investigación</w:t>
      </w:r>
      <w:proofErr w:type="spellEnd"/>
      <w:r w:rsidR="648294AF">
        <w:t xml:space="preserve"> </w:t>
      </w:r>
      <w:proofErr w:type="spellStart"/>
      <w:r w:rsidR="648294AF">
        <w:t>en</w:t>
      </w:r>
      <w:proofErr w:type="spellEnd"/>
      <w:r w:rsidR="648294AF">
        <w:t xml:space="preserve"> </w:t>
      </w:r>
      <w:proofErr w:type="spellStart"/>
      <w:r w:rsidR="648294AF">
        <w:t>el</w:t>
      </w:r>
      <w:proofErr w:type="spellEnd"/>
      <w:r w:rsidR="648294AF">
        <w:t xml:space="preserve"> </w:t>
      </w:r>
      <w:proofErr w:type="spellStart"/>
      <w:r w:rsidR="648294AF">
        <w:t>ámbito</w:t>
      </w:r>
      <w:proofErr w:type="spellEnd"/>
      <w:r w:rsidR="648294AF">
        <w:t xml:space="preserve"> de </w:t>
      </w:r>
      <w:proofErr w:type="spellStart"/>
      <w:r w:rsidR="648294AF">
        <w:t>la</w:t>
      </w:r>
      <w:proofErr w:type="spellEnd"/>
      <w:r w:rsidR="648294AF">
        <w:t xml:space="preserve"> </w:t>
      </w:r>
      <w:proofErr w:type="spellStart"/>
      <w:r w:rsidR="648294AF">
        <w:t>visión</w:t>
      </w:r>
      <w:proofErr w:type="spellEnd"/>
      <w:r w:rsidR="648294AF">
        <w:t xml:space="preserve"> por </w:t>
      </w:r>
      <w:r w:rsidR="34553F80">
        <w:t>computador</w:t>
      </w:r>
      <w:r w:rsidR="648294AF">
        <w:t xml:space="preserve"> ha </w:t>
      </w:r>
      <w:proofErr w:type="spellStart"/>
      <w:r w:rsidR="648294AF">
        <w:t>supuesto</w:t>
      </w:r>
      <w:proofErr w:type="spellEnd"/>
      <w:r w:rsidR="648294AF">
        <w:t xml:space="preserve"> importantes avances </w:t>
      </w:r>
      <w:proofErr w:type="spellStart"/>
      <w:r w:rsidR="648294AF">
        <w:t>en</w:t>
      </w:r>
      <w:proofErr w:type="spellEnd"/>
      <w:r w:rsidR="648294AF">
        <w:t xml:space="preserve"> </w:t>
      </w:r>
      <w:proofErr w:type="spellStart"/>
      <w:r w:rsidR="648294AF">
        <w:t>los</w:t>
      </w:r>
      <w:proofErr w:type="spellEnd"/>
      <w:r w:rsidR="648294AF">
        <w:t xml:space="preserve"> </w:t>
      </w:r>
      <w:proofErr w:type="spellStart"/>
      <w:r w:rsidR="648294AF">
        <w:t>estudios</w:t>
      </w:r>
      <w:proofErr w:type="spellEnd"/>
      <w:r w:rsidR="648294AF">
        <w:t xml:space="preserve"> sobre </w:t>
      </w:r>
      <w:proofErr w:type="spellStart"/>
      <w:r w:rsidR="648294AF">
        <w:t>la</w:t>
      </w:r>
      <w:proofErr w:type="spellEnd"/>
      <w:r w:rsidR="648294AF">
        <w:t xml:space="preserve"> </w:t>
      </w:r>
      <w:proofErr w:type="spellStart"/>
      <w:r w:rsidR="648294AF">
        <w:t>segmentación</w:t>
      </w:r>
      <w:proofErr w:type="spellEnd"/>
      <w:r w:rsidR="648294AF">
        <w:t xml:space="preserve"> de objetos y </w:t>
      </w:r>
      <w:proofErr w:type="spellStart"/>
      <w:r w:rsidR="648294AF">
        <w:t>la</w:t>
      </w:r>
      <w:proofErr w:type="spellEnd"/>
      <w:r w:rsidR="648294AF">
        <w:t xml:space="preserve"> </w:t>
      </w:r>
      <w:proofErr w:type="spellStart"/>
      <w:r w:rsidR="648294AF">
        <w:t>creación</w:t>
      </w:r>
      <w:proofErr w:type="spellEnd"/>
      <w:r w:rsidR="648294AF">
        <w:t xml:space="preserve"> de </w:t>
      </w:r>
      <w:proofErr w:type="spellStart"/>
      <w:r w:rsidR="648294AF">
        <w:t>otros</w:t>
      </w:r>
      <w:proofErr w:type="spellEnd"/>
      <w:r w:rsidR="648294AF">
        <w:t xml:space="preserve"> tantos métodos de </w:t>
      </w:r>
      <w:proofErr w:type="spellStart"/>
      <w:r w:rsidR="648294AF">
        <w:t>orientación</w:t>
      </w:r>
      <w:proofErr w:type="spellEnd"/>
      <w:r w:rsidR="648294AF">
        <w:t xml:space="preserve"> </w:t>
      </w:r>
      <w:proofErr w:type="spellStart"/>
      <w:r w:rsidR="648294AF">
        <w:t>en</w:t>
      </w:r>
      <w:proofErr w:type="spellEnd"/>
      <w:r w:rsidR="648294AF">
        <w:t xml:space="preserve"> entornos </w:t>
      </w:r>
      <w:r w:rsidR="52449749">
        <w:t xml:space="preserve">tanto </w:t>
      </w:r>
      <w:proofErr w:type="spellStart"/>
      <w:r w:rsidR="648294AF">
        <w:t>abiertos</w:t>
      </w:r>
      <w:proofErr w:type="spellEnd"/>
      <w:r w:rsidR="648294AF">
        <w:t xml:space="preserve"> </w:t>
      </w:r>
      <w:r w:rsidR="52449749">
        <w:t>c</w:t>
      </w:r>
      <w:r w:rsidR="648294AF">
        <w:t>o</w:t>
      </w:r>
      <w:r w:rsidR="52449749">
        <w:t>mo</w:t>
      </w:r>
      <w:r w:rsidR="648294AF">
        <w:t xml:space="preserve"> cerrados. </w:t>
      </w:r>
      <w:proofErr w:type="spellStart"/>
      <w:r w:rsidR="648294AF">
        <w:t>En</w:t>
      </w:r>
      <w:proofErr w:type="spellEnd"/>
      <w:r w:rsidR="648294AF">
        <w:t xml:space="preserve"> este contexto, </w:t>
      </w:r>
      <w:proofErr w:type="spellStart"/>
      <w:r w:rsidR="648294AF">
        <w:t>la</w:t>
      </w:r>
      <w:proofErr w:type="spellEnd"/>
      <w:r w:rsidR="648294AF">
        <w:t xml:space="preserve"> </w:t>
      </w:r>
      <w:proofErr w:type="spellStart"/>
      <w:r w:rsidR="648294AF">
        <w:t>posibilidad</w:t>
      </w:r>
      <w:proofErr w:type="spellEnd"/>
      <w:r w:rsidR="648294AF">
        <w:t xml:space="preserve"> de proporcionar </w:t>
      </w:r>
      <w:proofErr w:type="spellStart"/>
      <w:r w:rsidR="648294AF">
        <w:t>un</w:t>
      </w:r>
      <w:proofErr w:type="spellEnd"/>
      <w:r w:rsidR="648294AF">
        <w:t xml:space="preserve"> </w:t>
      </w:r>
      <w:proofErr w:type="spellStart"/>
      <w:r w:rsidR="648294AF">
        <w:t>desplazamiento</w:t>
      </w:r>
      <w:proofErr w:type="spellEnd"/>
      <w:r w:rsidR="648294AF">
        <w:t xml:space="preserve"> o una </w:t>
      </w:r>
      <w:proofErr w:type="spellStart"/>
      <w:r w:rsidR="648294AF">
        <w:t>mejor</w:t>
      </w:r>
      <w:proofErr w:type="spellEnd"/>
      <w:r w:rsidR="648294AF">
        <w:t xml:space="preserve"> </w:t>
      </w:r>
      <w:proofErr w:type="spellStart"/>
      <w:r w:rsidR="648294AF">
        <w:t>movilidad</w:t>
      </w:r>
      <w:proofErr w:type="spellEnd"/>
      <w:r w:rsidR="648294AF">
        <w:t xml:space="preserve"> urbana </w:t>
      </w:r>
      <w:r w:rsidR="493E84DD">
        <w:t>a</w:t>
      </w:r>
      <w:r w:rsidR="648294AF">
        <w:t xml:space="preserve"> una persona </w:t>
      </w:r>
      <w:proofErr w:type="spellStart"/>
      <w:r w:rsidR="648294AF">
        <w:t>con</w:t>
      </w:r>
      <w:proofErr w:type="spellEnd"/>
      <w:r w:rsidR="648294AF">
        <w:t xml:space="preserve"> </w:t>
      </w:r>
      <w:proofErr w:type="spellStart"/>
      <w:r w:rsidR="648294AF">
        <w:t>discapacidad</w:t>
      </w:r>
      <w:proofErr w:type="spellEnd"/>
      <w:r w:rsidR="648294AF">
        <w:t xml:space="preserve"> visual </w:t>
      </w:r>
      <w:r w:rsidR="336A4449">
        <w:t xml:space="preserve">de forma </w:t>
      </w:r>
      <w:r w:rsidR="648294AF">
        <w:t xml:space="preserve">más </w:t>
      </w:r>
      <w:proofErr w:type="spellStart"/>
      <w:r w:rsidR="648294AF">
        <w:t>asistida</w:t>
      </w:r>
      <w:proofErr w:type="spellEnd"/>
      <w:r w:rsidR="648294AF">
        <w:t xml:space="preserve"> y guiada por sistemas inteligentes se </w:t>
      </w:r>
      <w:proofErr w:type="spellStart"/>
      <w:r w:rsidR="648294AF">
        <w:t>ha</w:t>
      </w:r>
      <w:proofErr w:type="spellEnd"/>
      <w:r w:rsidR="648294AF">
        <w:t xml:space="preserve"> convertido </w:t>
      </w:r>
      <w:proofErr w:type="spellStart"/>
      <w:r w:rsidR="648294AF">
        <w:t>en</w:t>
      </w:r>
      <w:proofErr w:type="spellEnd"/>
      <w:r w:rsidR="648294AF">
        <w:t xml:space="preserve"> una </w:t>
      </w:r>
      <w:proofErr w:type="spellStart"/>
      <w:r w:rsidR="648294AF">
        <w:t>realidad</w:t>
      </w:r>
      <w:proofErr w:type="spellEnd"/>
      <w:r w:rsidR="648294AF">
        <w:t>.</w:t>
      </w:r>
    </w:p>
    <w:p w14:paraId="000000B1" w14:textId="2A7374F2" w:rsidR="00184BD9" w:rsidRPr="006B160B" w:rsidRDefault="648294AF" w:rsidP="170CE702">
      <w:pPr>
        <w:ind w:firstLine="720"/>
        <w:rPr>
          <w:lang w:val="es-ES"/>
        </w:rPr>
      </w:pPr>
      <w:commentRangeStart w:id="109"/>
      <w:r w:rsidRPr="6B33FEE5">
        <w:rPr>
          <w:lang w:val="es-ES"/>
        </w:rPr>
        <w:t xml:space="preserve">Los datos de la </w:t>
      </w:r>
      <w:proofErr w:type="spellStart"/>
      <w:r w:rsidRPr="6B33FEE5">
        <w:rPr>
          <w:i/>
          <w:iCs/>
          <w:lang w:val="es-ES"/>
        </w:rPr>
        <w:t>National</w:t>
      </w:r>
      <w:proofErr w:type="spellEnd"/>
      <w:r w:rsidRPr="6B33FEE5">
        <w:rPr>
          <w:i/>
          <w:iCs/>
          <w:lang w:val="es-ES"/>
        </w:rPr>
        <w:t xml:space="preserve"> </w:t>
      </w:r>
      <w:proofErr w:type="spellStart"/>
      <w:r w:rsidRPr="6B33FEE5">
        <w:rPr>
          <w:i/>
          <w:iCs/>
          <w:lang w:val="es-ES"/>
        </w:rPr>
        <w:t>Highway</w:t>
      </w:r>
      <w:proofErr w:type="spellEnd"/>
      <w:r w:rsidRPr="6B33FEE5">
        <w:rPr>
          <w:i/>
          <w:iCs/>
          <w:lang w:val="es-ES"/>
        </w:rPr>
        <w:t xml:space="preserve"> </w:t>
      </w:r>
      <w:proofErr w:type="spellStart"/>
      <w:r w:rsidRPr="6B33FEE5">
        <w:rPr>
          <w:i/>
          <w:iCs/>
          <w:lang w:val="es-ES"/>
        </w:rPr>
        <w:t>Traffic</w:t>
      </w:r>
      <w:proofErr w:type="spellEnd"/>
      <w:r w:rsidRPr="6B33FEE5">
        <w:rPr>
          <w:i/>
          <w:iCs/>
          <w:lang w:val="es-ES"/>
        </w:rPr>
        <w:t xml:space="preserve"> Safety </w:t>
      </w:r>
      <w:proofErr w:type="spellStart"/>
      <w:r w:rsidRPr="6B33FEE5">
        <w:rPr>
          <w:i/>
          <w:iCs/>
          <w:lang w:val="es-ES"/>
        </w:rPr>
        <w:t>Administration</w:t>
      </w:r>
      <w:proofErr w:type="spellEnd"/>
      <w:r w:rsidRPr="6B33FEE5">
        <w:rPr>
          <w:i/>
          <w:iCs/>
          <w:lang w:val="es-ES"/>
        </w:rPr>
        <w:t xml:space="preserve"> </w:t>
      </w:r>
      <w:r w:rsidRPr="6B33FEE5">
        <w:rPr>
          <w:lang w:val="es-ES"/>
        </w:rPr>
        <w:t xml:space="preserve">lo ha demostrado, nos EUA </w:t>
      </w:r>
      <w:r w:rsidRPr="001473A9">
        <w:rPr>
          <w:highlight w:val="yellow"/>
          <w:lang w:val="es-ES"/>
        </w:rPr>
        <w:t>de 2002 a 2006</w:t>
      </w:r>
      <w:r w:rsidRPr="6B33FEE5">
        <w:rPr>
          <w:lang w:val="es-ES"/>
        </w:rPr>
        <w:t xml:space="preserve">, </w:t>
      </w:r>
      <w:proofErr w:type="spellStart"/>
      <w:r w:rsidRPr="6B33FEE5">
        <w:rPr>
          <w:lang w:val="es-ES"/>
        </w:rPr>
        <w:t>ocorreram</w:t>
      </w:r>
      <w:proofErr w:type="spellEnd"/>
      <w:r w:rsidRPr="6B33FEE5">
        <w:rPr>
          <w:lang w:val="es-ES"/>
        </w:rPr>
        <w:t xml:space="preserve"> 27 </w:t>
      </w:r>
      <w:proofErr w:type="spellStart"/>
      <w:r w:rsidRPr="6B33FEE5">
        <w:rPr>
          <w:lang w:val="es-ES"/>
        </w:rPr>
        <w:t>mortes</w:t>
      </w:r>
      <w:proofErr w:type="spellEnd"/>
      <w:r w:rsidRPr="6B33FEE5">
        <w:rPr>
          <w:lang w:val="es-ES"/>
        </w:rPr>
        <w:t xml:space="preserve"> de pedestres deficientes </w:t>
      </w:r>
      <w:proofErr w:type="spellStart"/>
      <w:r w:rsidRPr="6B33FEE5">
        <w:rPr>
          <w:lang w:val="es-ES"/>
        </w:rPr>
        <w:t>visuais</w:t>
      </w:r>
      <w:proofErr w:type="spellEnd"/>
      <w:r w:rsidRPr="6B33FEE5">
        <w:rPr>
          <w:lang w:val="es-ES"/>
        </w:rPr>
        <w:t xml:space="preserve">, os </w:t>
      </w:r>
      <w:proofErr w:type="spellStart"/>
      <w:r w:rsidRPr="6B33FEE5">
        <w:rPr>
          <w:lang w:val="es-ES"/>
        </w:rPr>
        <w:t>quais</w:t>
      </w:r>
      <w:proofErr w:type="spellEnd"/>
      <w:r w:rsidRPr="6B33FEE5">
        <w:rPr>
          <w:lang w:val="es-ES"/>
        </w:rPr>
        <w:t xml:space="preserve"> se </w:t>
      </w:r>
      <w:proofErr w:type="spellStart"/>
      <w:r w:rsidRPr="6B33FEE5">
        <w:rPr>
          <w:lang w:val="es-ES"/>
        </w:rPr>
        <w:t>envolveram</w:t>
      </w:r>
      <w:proofErr w:type="spellEnd"/>
      <w:r w:rsidRPr="6B33FEE5">
        <w:rPr>
          <w:lang w:val="es-ES"/>
        </w:rPr>
        <w:t xml:space="preserve"> </w:t>
      </w:r>
      <w:proofErr w:type="spellStart"/>
      <w:r w:rsidRPr="6B33FEE5">
        <w:rPr>
          <w:lang w:val="es-ES"/>
        </w:rPr>
        <w:t>em</w:t>
      </w:r>
      <w:proofErr w:type="spellEnd"/>
      <w:r w:rsidRPr="6B33FEE5">
        <w:rPr>
          <w:lang w:val="es-ES"/>
        </w:rPr>
        <w:t xml:space="preserve"> </w:t>
      </w:r>
      <w:proofErr w:type="spellStart"/>
      <w:r w:rsidRPr="6B33FEE5">
        <w:rPr>
          <w:lang w:val="es-ES"/>
        </w:rPr>
        <w:t>acidentes</w:t>
      </w:r>
      <w:proofErr w:type="spellEnd"/>
      <w:r w:rsidRPr="6B33FEE5">
        <w:rPr>
          <w:lang w:val="es-ES"/>
        </w:rPr>
        <w:t xml:space="preserve"> </w:t>
      </w:r>
      <w:proofErr w:type="spellStart"/>
      <w:r w:rsidRPr="6B33FEE5">
        <w:rPr>
          <w:lang w:val="es-ES"/>
        </w:rPr>
        <w:t>com</w:t>
      </w:r>
      <w:proofErr w:type="spellEnd"/>
      <w:r w:rsidRPr="6B33FEE5">
        <w:rPr>
          <w:lang w:val="es-ES"/>
        </w:rPr>
        <w:t xml:space="preserve"> </w:t>
      </w:r>
      <w:proofErr w:type="spellStart"/>
      <w:r w:rsidRPr="6B33FEE5">
        <w:rPr>
          <w:lang w:val="es-ES"/>
        </w:rPr>
        <w:t>veículos</w:t>
      </w:r>
      <w:proofErr w:type="spellEnd"/>
      <w:r w:rsidRPr="6B33FEE5">
        <w:rPr>
          <w:lang w:val="es-ES"/>
        </w:rPr>
        <w:t xml:space="preserve"> motorizados (</w:t>
      </w:r>
      <w:r w:rsidR="1BFBAE4B" w:rsidRPr="6B33FEE5">
        <w:rPr>
          <w:lang w:val="es-ES"/>
        </w:rPr>
        <w:t>h</w:t>
      </w:r>
      <w:r w:rsidRPr="6B33FEE5">
        <w:rPr>
          <w:lang w:val="es-ES"/>
        </w:rPr>
        <w:t>ttp://www-nrd.nhtsa.dot.gov).</w:t>
      </w:r>
      <w:r w:rsidR="2458A4FB" w:rsidRPr="6B33FEE5">
        <w:rPr>
          <w:lang w:val="es-ES"/>
        </w:rPr>
        <w:t xml:space="preserve"> </w:t>
      </w:r>
      <w:commentRangeEnd w:id="109"/>
      <w:r w:rsidR="00F150BE">
        <w:commentReference w:id="109"/>
      </w:r>
      <w:r w:rsidRPr="6B33FEE5">
        <w:rPr>
          <w:lang w:val="es-ES"/>
        </w:rPr>
        <w:t xml:space="preserve">Un estudio [4] indicó que los peatones ciegos tienen menos oportunidades de cruzar y, basándose en sus propios juicios, realizan cruces más arriesgados. Normalmente, los peatones deben esperar en la acera, </w:t>
      </w:r>
      <w:r w:rsidR="00635577" w:rsidRPr="00635577">
        <w:rPr>
          <w:lang w:val="es-ES"/>
        </w:rPr>
        <w:t>debe evaluar el tráfico que se mueve frente a él y luego lidiar con una cantidad significativa de tráfico de fondo</w:t>
      </w:r>
      <w:r w:rsidR="00635577" w:rsidRPr="00635577" w:rsidDel="00635577">
        <w:rPr>
          <w:lang w:val="es-ES"/>
        </w:rPr>
        <w:t xml:space="preserve"> </w:t>
      </w:r>
      <w:r w:rsidRPr="6B33FEE5">
        <w:rPr>
          <w:lang w:val="es-ES"/>
        </w:rPr>
        <w:t>observando el ruido presente en la intersección principal. Sin embargo, la naturaleza geométrica de las instalaciones del carril de conversión canalizado</w:t>
      </w:r>
      <w:r w:rsidR="001473A9">
        <w:rPr>
          <w:lang w:val="es-ES"/>
        </w:rPr>
        <w:t xml:space="preserve"> o </w:t>
      </w:r>
      <w:proofErr w:type="spellStart"/>
      <w:r w:rsidR="001473A9" w:rsidRPr="001473A9">
        <w:rPr>
          <w:i/>
          <w:lang w:val="es-ES"/>
        </w:rPr>
        <w:t>Chanellized</w:t>
      </w:r>
      <w:proofErr w:type="spellEnd"/>
      <w:r w:rsidR="001473A9" w:rsidRPr="001473A9">
        <w:rPr>
          <w:i/>
          <w:lang w:val="es-ES"/>
        </w:rPr>
        <w:t xml:space="preserve"> </w:t>
      </w:r>
      <w:proofErr w:type="spellStart"/>
      <w:r w:rsidR="001473A9" w:rsidRPr="001473A9">
        <w:rPr>
          <w:i/>
          <w:lang w:val="es-ES"/>
        </w:rPr>
        <w:t>Turn</w:t>
      </w:r>
      <w:proofErr w:type="spellEnd"/>
      <w:r w:rsidR="001473A9" w:rsidRPr="001473A9">
        <w:rPr>
          <w:i/>
          <w:lang w:val="es-ES"/>
        </w:rPr>
        <w:t xml:space="preserve"> </w:t>
      </w:r>
      <w:proofErr w:type="spellStart"/>
      <w:r w:rsidR="001473A9" w:rsidRPr="001473A9">
        <w:rPr>
          <w:i/>
          <w:lang w:val="es-ES"/>
        </w:rPr>
        <w:t>Lanes</w:t>
      </w:r>
      <w:proofErr w:type="spellEnd"/>
      <w:r w:rsidR="001473A9">
        <w:rPr>
          <w:lang w:val="es-ES"/>
        </w:rPr>
        <w:t xml:space="preserve"> (</w:t>
      </w:r>
      <w:commentRangeStart w:id="110"/>
      <w:r w:rsidR="001473A9">
        <w:rPr>
          <w:lang w:val="es-ES"/>
        </w:rPr>
        <w:t>C</w:t>
      </w:r>
      <w:r w:rsidRPr="6B33FEE5">
        <w:rPr>
          <w:lang w:val="es-ES"/>
        </w:rPr>
        <w:t>TL</w:t>
      </w:r>
      <w:commentRangeEnd w:id="110"/>
      <w:r w:rsidR="00F150BE">
        <w:commentReference w:id="110"/>
      </w:r>
      <w:r w:rsidRPr="6B33FEE5">
        <w:rPr>
          <w:lang w:val="es-ES"/>
        </w:rPr>
        <w:t xml:space="preserve">) y la deficiencia en el control de las señales de tráfico en </w:t>
      </w:r>
      <w:r w:rsidR="4D16060F" w:rsidRPr="6B33FEE5">
        <w:rPr>
          <w:lang w:val="es-ES"/>
        </w:rPr>
        <w:t>los</w:t>
      </w:r>
      <w:r w:rsidRPr="6B33FEE5">
        <w:rPr>
          <w:lang w:val="es-ES"/>
        </w:rPr>
        <w:t xml:space="preserve"> paso</w:t>
      </w:r>
      <w:r w:rsidR="4D16060F" w:rsidRPr="6B33FEE5">
        <w:rPr>
          <w:lang w:val="es-ES"/>
        </w:rPr>
        <w:t>s</w:t>
      </w:r>
      <w:r w:rsidRPr="6B33FEE5">
        <w:rPr>
          <w:lang w:val="es-ES"/>
        </w:rPr>
        <w:t xml:space="preserve"> de cebra influyen negativamente en el retraso y la seguridad de los peatones con discapacidad visual [3,4]. Estos estudios indican que los cruces en todos los lugares de CTL son significativamente más difíciles para los peatones ciegos que para los peatones videntes.</w:t>
      </w:r>
    </w:p>
    <w:p w14:paraId="000000B2" w14:textId="0D03CC8A" w:rsidR="00184BD9" w:rsidRPr="006B160B" w:rsidRDefault="5AA0937C" w:rsidP="170CE702">
      <w:pPr>
        <w:ind w:firstLine="720"/>
        <w:rPr>
          <w:lang w:val="es-ES"/>
        </w:rPr>
      </w:pPr>
      <w:r w:rsidRPr="6B33FEE5">
        <w:rPr>
          <w:lang w:val="es-ES"/>
        </w:rPr>
        <w:t xml:space="preserve">Por otro lado, </w:t>
      </w:r>
      <w:r w:rsidR="295E66EA" w:rsidRPr="6B33FEE5">
        <w:rPr>
          <w:lang w:val="es-ES"/>
        </w:rPr>
        <w:t>cada vez son más comunes</w:t>
      </w:r>
      <w:r w:rsidR="04B1FA43" w:rsidRPr="6B33FEE5">
        <w:rPr>
          <w:lang w:val="es-ES"/>
        </w:rPr>
        <w:t xml:space="preserve"> los vehículos</w:t>
      </w:r>
      <w:r w:rsidRPr="6B33FEE5">
        <w:rPr>
          <w:lang w:val="es-ES"/>
        </w:rPr>
        <w:t xml:space="preserve"> eléctricos o híbridos, que emiten poco o ningún ruido durante su recorrido. Esto se está convirtiendo en un problema </w:t>
      </w:r>
      <w:r w:rsidRPr="6B33FEE5">
        <w:rPr>
          <w:lang w:val="es-ES"/>
        </w:rPr>
        <w:lastRenderedPageBreak/>
        <w:t>para la mayoría de las personas, ya que el ruido que emiten los vehículos en movimiento al cruzar las carreteras</w:t>
      </w:r>
      <w:r w:rsidR="47424E4B" w:rsidRPr="6B33FEE5">
        <w:rPr>
          <w:lang w:val="es-ES"/>
        </w:rPr>
        <w:t xml:space="preserve"> sirve para poner en alerta</w:t>
      </w:r>
      <w:r w:rsidRPr="6B33FEE5">
        <w:rPr>
          <w:lang w:val="es-ES"/>
        </w:rPr>
        <w:t>. El Departamento de Transporte de Estados Unidos (</w:t>
      </w:r>
      <w:r w:rsidRPr="6B33FEE5">
        <w:rPr>
          <w:i/>
          <w:iCs/>
          <w:lang w:val="es-ES"/>
        </w:rPr>
        <w:t xml:space="preserve">US </w:t>
      </w:r>
      <w:proofErr w:type="spellStart"/>
      <w:r w:rsidRPr="6B33FEE5">
        <w:rPr>
          <w:i/>
          <w:iCs/>
          <w:lang w:val="es-ES"/>
        </w:rPr>
        <w:t>Department</w:t>
      </w:r>
      <w:proofErr w:type="spellEnd"/>
      <w:r w:rsidRPr="6B33FEE5">
        <w:rPr>
          <w:i/>
          <w:iCs/>
          <w:lang w:val="es-ES"/>
        </w:rPr>
        <w:t xml:space="preserve"> </w:t>
      </w:r>
      <w:proofErr w:type="spellStart"/>
      <w:r w:rsidRPr="6B33FEE5">
        <w:rPr>
          <w:i/>
          <w:iCs/>
          <w:lang w:val="es-ES"/>
        </w:rPr>
        <w:t>Transportation</w:t>
      </w:r>
      <w:proofErr w:type="spellEnd"/>
      <w:r w:rsidRPr="6B33FEE5">
        <w:rPr>
          <w:lang w:val="es-ES"/>
        </w:rPr>
        <w:t>) estudió este problema [</w:t>
      </w:r>
      <w:r w:rsidRPr="6B33FEE5">
        <w:rPr>
          <w:highlight w:val="yellow"/>
          <w:lang w:val="es-ES"/>
        </w:rPr>
        <w:t>REF</w:t>
      </w:r>
      <w:r w:rsidRPr="6B33FEE5">
        <w:rPr>
          <w:lang w:val="es-ES"/>
        </w:rPr>
        <w:t>] y llegó a la conclusión de que las colisiones de peatones y ciclistas tienden a aumentar porque este tipo de vehículos no son detectables. Cuando se trata de personas con discapacidades visuales, este problema es aún más grave.</w:t>
      </w:r>
    </w:p>
    <w:p w14:paraId="000000B3" w14:textId="77777777" w:rsidR="00184BD9" w:rsidRPr="006B160B" w:rsidRDefault="00F150BE" w:rsidP="6B33FEE5">
      <w:pPr>
        <w:ind w:firstLine="720"/>
        <w:rPr>
          <w:lang w:val="es-ES"/>
        </w:rPr>
      </w:pPr>
      <w:r w:rsidRPr="6B33FEE5">
        <w:rPr>
          <w:lang w:val="es-ES"/>
        </w:rPr>
        <w:t>Por ser una parte común de nuestra vida cotidiana, se da poca importancia a la movilidad de los peatones. Sin embargo, hay que reconocer que esta actividad es una habilidad compleja. Cuando se trata de personas con discapacidad visual, esta complejidad aumenta aún más. Por lo tanto, los especialistas en factores humanos deben realizar un análisis exhaustivo de esta actividad. Será primordial generar información que contribuya positivamente al desarrollo de proyectos de ayuda a la movilidad y al desarrollo de la formación de personas con discapacidad visual, así como a la evaluación de ambos [5].</w:t>
      </w:r>
    </w:p>
    <w:p w14:paraId="000000B4" w14:textId="5D450CC7" w:rsidR="00184BD9" w:rsidRPr="006B160B" w:rsidRDefault="648294AF" w:rsidP="001473A9">
      <w:pPr>
        <w:ind w:firstLine="720"/>
        <w:rPr>
          <w:lang w:val="es-ES"/>
        </w:rPr>
      </w:pPr>
      <w:r w:rsidRPr="6B33FEE5">
        <w:rPr>
          <w:lang w:val="es-ES"/>
        </w:rPr>
        <w:t xml:space="preserve">Una revisión bibliográfica mostró que existen estudios </w:t>
      </w:r>
      <w:r w:rsidR="2CB64CFE" w:rsidRPr="6B33FEE5">
        <w:rPr>
          <w:lang w:val="es-ES"/>
        </w:rPr>
        <w:t>[</w:t>
      </w:r>
      <w:proofErr w:type="spellStart"/>
      <w:r w:rsidR="2CB64CFE" w:rsidRPr="001473A9">
        <w:rPr>
          <w:highlight w:val="yellow"/>
          <w:lang w:val="es-ES"/>
        </w:rPr>
        <w:t>REFs</w:t>
      </w:r>
      <w:proofErr w:type="spellEnd"/>
      <w:r w:rsidR="2CB64CFE" w:rsidRPr="6B33FEE5">
        <w:rPr>
          <w:lang w:val="es-ES"/>
        </w:rPr>
        <w:t xml:space="preserve">] </w:t>
      </w:r>
      <w:r w:rsidRPr="6B33FEE5">
        <w:rPr>
          <w:lang w:val="es-ES"/>
        </w:rPr>
        <w:t xml:space="preserve">cuyo objetivo principal es generar recursos que capten las estructuras del entorno, proporcionen una descripción </w:t>
      </w:r>
      <w:r w:rsidR="7E006DCF" w:rsidRPr="6B33FEE5">
        <w:rPr>
          <w:lang w:val="es-ES"/>
        </w:rPr>
        <w:t>de este,</w:t>
      </w:r>
      <w:r w:rsidRPr="6B33FEE5">
        <w:rPr>
          <w:lang w:val="es-ES"/>
        </w:rPr>
        <w:t xml:space="preserve"> y permitan mejorar su comprensión por parte de los discapacitados visuales. En este contexto, encontramos el concepto de ciudades inteligentes que contempla como uno de sus principales objetivos garantizar la movilidad de cualquier persona, independientemente de su condición física o sensorial. Si tenemos en cuenta a las personas con discapacidad visual, este objetivo se convierte en un reto aún mayor al que hay que enfrentarse.</w:t>
      </w:r>
    </w:p>
    <w:p w14:paraId="000000B5" w14:textId="560D4A2F" w:rsidR="00184BD9" w:rsidRDefault="00F150BE" w:rsidP="170CE702">
      <w:pPr>
        <w:rPr>
          <w:lang w:val="es-ES"/>
        </w:rPr>
      </w:pPr>
      <w:r w:rsidRPr="0048375A">
        <w:rPr>
          <w:lang w:val="es-ES_tradnl"/>
        </w:rPr>
        <w:tab/>
      </w:r>
      <w:r w:rsidR="648294AF" w:rsidRPr="170CE702">
        <w:rPr>
          <w:lang w:val="es-ES"/>
        </w:rPr>
        <w:t xml:space="preserve">En [7, 8, 6] se evaluó la creación de varios dispositivos capaces de recoger información para ayudar al desplazamiento de personas con discapacidad visual. Sin embargo, estos estudios demuestran que no ha sido posible alcanzar el objetivo de proporcionar una ayuda electrónica a la percepción espacial de forma fácil, económicamente accesible y aceptable para las personas con discapacidad visual. Aunque existen diferentes propuestas de estudios para ayudar a la movilidad de los discapacitados visuales, todos tienen en común el proceso de transformar los datos ambientales brutos en una forma adecuada para la percepción no visual del usuario discapacitado. En este caso, cuando este proceso no implica la comprensión directa o la interpretación compleja de los datos por parte del dispositivo transformador, la persona con discapacidad visual necesita percibir los datos de alguna forma analógica y seguir extrayendo la estructura compleja a través de señales de bajo </w:t>
      </w:r>
      <w:r w:rsidR="610729E0" w:rsidRPr="170CE702">
        <w:rPr>
          <w:lang w:val="es-ES"/>
        </w:rPr>
        <w:t>nivel [</w:t>
      </w:r>
      <w:commentRangeStart w:id="111"/>
      <w:r w:rsidR="610729E0" w:rsidRPr="170CE702">
        <w:rPr>
          <w:lang w:val="es-ES"/>
        </w:rPr>
        <w:t>6]</w:t>
      </w:r>
      <w:commentRangeEnd w:id="111"/>
      <w:r w:rsidR="009B1E90">
        <w:rPr>
          <w:rStyle w:val="Refdecomentrio"/>
        </w:rPr>
        <w:commentReference w:id="111"/>
      </w:r>
      <w:r w:rsidR="648294AF" w:rsidRPr="170CE702">
        <w:rPr>
          <w:lang w:val="es-ES"/>
        </w:rPr>
        <w:t xml:space="preserve">. Un estudio creó un dispositivo, que utiliza un sistema de visión por ordenador en tiempo real, cuyo objetivo es mantener a los </w:t>
      </w:r>
      <w:r w:rsidR="648294AF" w:rsidRPr="170CE702">
        <w:rPr>
          <w:lang w:val="es-ES"/>
        </w:rPr>
        <w:lastRenderedPageBreak/>
        <w:t>peatones con discapacidad visual en una trayectoria segura diseñada en el pavimento y alertarles de la presencia de obstáculos cercanos [10]. Otro estudio ha mejorado las técnicas de este estudio utilizando un sistema de visión por ordenador y la fusión de sensores de profundidad [11].</w:t>
      </w:r>
    </w:p>
    <w:p w14:paraId="7469E16B" w14:textId="77777777" w:rsidR="00F95235" w:rsidRDefault="00F95235" w:rsidP="170CE702">
      <w:pPr>
        <w:rPr>
          <w:lang w:val="es-ES"/>
        </w:rPr>
      </w:pPr>
    </w:p>
    <w:p w14:paraId="388A853C" w14:textId="1F816475" w:rsidR="00161971" w:rsidRDefault="7E7A4F88" w:rsidP="170CE702">
      <w:pPr>
        <w:ind w:firstLine="720"/>
        <w:rPr>
          <w:lang w:val="es-ES"/>
        </w:rPr>
      </w:pPr>
      <w:r w:rsidRPr="170CE702">
        <w:rPr>
          <w:lang w:val="es-ES"/>
        </w:rPr>
        <w:t xml:space="preserve">En este contexto, </w:t>
      </w:r>
      <w:r w:rsidR="1B80C48B" w:rsidRPr="170CE702">
        <w:rPr>
          <w:lang w:val="es-ES"/>
        </w:rPr>
        <w:t xml:space="preserve">la presente tesis doctoral ha realizado una serie de contribuciones, que </w:t>
      </w:r>
      <w:r w:rsidR="406088FD" w:rsidRPr="170CE702">
        <w:rPr>
          <w:lang w:val="es-ES"/>
        </w:rPr>
        <w:t>han sido publicadas</w:t>
      </w:r>
      <w:r w:rsidR="515F56A4" w:rsidRPr="170CE702">
        <w:rPr>
          <w:lang w:val="es-ES"/>
        </w:rPr>
        <w:t xml:space="preserve"> en X congresos y X revistas internacionales de reconocido prestigio</w:t>
      </w:r>
      <w:r w:rsidR="1F9F2ACE" w:rsidRPr="170CE702">
        <w:rPr>
          <w:lang w:val="es-ES"/>
        </w:rPr>
        <w:t>:</w:t>
      </w:r>
    </w:p>
    <w:p w14:paraId="756D2078" w14:textId="43F88ECD" w:rsidR="00161971" w:rsidRPr="00D53628" w:rsidRDefault="4A18153A" w:rsidP="170CE702">
      <w:pPr>
        <w:pStyle w:val="PargrafodaLista"/>
        <w:numPr>
          <w:ilvl w:val="0"/>
          <w:numId w:val="7"/>
        </w:numPr>
        <w:rPr>
          <w:lang w:val="en-US"/>
        </w:rPr>
      </w:pPr>
      <w:r w:rsidRPr="6B33FEE5">
        <w:rPr>
          <w:lang w:val="en-US"/>
        </w:rPr>
        <w:t xml:space="preserve">Contribution 1: </w:t>
      </w:r>
      <w:r w:rsidR="1F9F2ACE" w:rsidRPr="6B33FEE5">
        <w:rPr>
          <w:lang w:val="en-US"/>
        </w:rPr>
        <w:t xml:space="preserve">Complete reference of article 1, </w:t>
      </w:r>
      <w:r w:rsidR="676A06DB" w:rsidRPr="6B33FEE5">
        <w:rPr>
          <w:lang w:val="en-US"/>
        </w:rPr>
        <w:t>impact JCR and quartile</w:t>
      </w:r>
    </w:p>
    <w:p w14:paraId="556FACD0" w14:textId="0A0260D4" w:rsidR="00161971" w:rsidRPr="00D53628" w:rsidRDefault="4A18153A" w:rsidP="170CE702">
      <w:pPr>
        <w:pStyle w:val="PargrafodaLista"/>
        <w:numPr>
          <w:ilvl w:val="0"/>
          <w:numId w:val="7"/>
        </w:numPr>
        <w:rPr>
          <w:lang w:val="en-US"/>
        </w:rPr>
      </w:pPr>
      <w:r w:rsidRPr="6B33FEE5">
        <w:rPr>
          <w:lang w:val="en-US"/>
        </w:rPr>
        <w:t xml:space="preserve">Contribution 2: </w:t>
      </w:r>
      <w:r w:rsidR="1F9F2ACE" w:rsidRPr="6B33FEE5">
        <w:rPr>
          <w:lang w:val="en-US"/>
        </w:rPr>
        <w:t>Complete reference of article 2</w:t>
      </w:r>
      <w:r w:rsidR="676A06DB" w:rsidRPr="6B33FEE5">
        <w:rPr>
          <w:lang w:val="en-US"/>
        </w:rPr>
        <w:t>, impact JCR and quartile</w:t>
      </w:r>
    </w:p>
    <w:p w14:paraId="6096FC93" w14:textId="41C91164" w:rsidR="00161971" w:rsidRPr="00D53628" w:rsidRDefault="4A18153A" w:rsidP="170CE702">
      <w:pPr>
        <w:pStyle w:val="PargrafodaLista"/>
        <w:numPr>
          <w:ilvl w:val="0"/>
          <w:numId w:val="7"/>
        </w:numPr>
        <w:rPr>
          <w:lang w:val="en-US"/>
        </w:rPr>
      </w:pPr>
      <w:r w:rsidRPr="6B33FEE5">
        <w:rPr>
          <w:lang w:val="en-US"/>
        </w:rPr>
        <w:t xml:space="preserve">Contribution 3: </w:t>
      </w:r>
      <w:r w:rsidR="1F9F2ACE" w:rsidRPr="6B33FEE5">
        <w:rPr>
          <w:lang w:val="en-US"/>
        </w:rPr>
        <w:t>Complete reference of article 3</w:t>
      </w:r>
      <w:r w:rsidR="676A06DB" w:rsidRPr="6B33FEE5">
        <w:rPr>
          <w:lang w:val="en-US"/>
        </w:rPr>
        <w:t>, impact JCR and quartile</w:t>
      </w:r>
    </w:p>
    <w:p w14:paraId="13A7DB04" w14:textId="1C72B1B3" w:rsidR="00161971" w:rsidRPr="00D53628" w:rsidRDefault="4A18153A" w:rsidP="6B33FEE5">
      <w:pPr>
        <w:pStyle w:val="PargrafodaLista"/>
        <w:numPr>
          <w:ilvl w:val="0"/>
          <w:numId w:val="7"/>
        </w:numPr>
        <w:rPr>
          <w:lang w:val="en-US"/>
        </w:rPr>
      </w:pPr>
      <w:r w:rsidRPr="6B33FEE5">
        <w:rPr>
          <w:lang w:val="en-US"/>
        </w:rPr>
        <w:t xml:space="preserve">Contribution 4: </w:t>
      </w:r>
      <w:r w:rsidR="1F9F2ACE" w:rsidRPr="6B33FEE5">
        <w:rPr>
          <w:lang w:val="en-US"/>
        </w:rPr>
        <w:t xml:space="preserve">Complete reference of article </w:t>
      </w:r>
      <w:r w:rsidR="676A06DB" w:rsidRPr="6B33FEE5">
        <w:rPr>
          <w:lang w:val="en-US"/>
        </w:rPr>
        <w:t>4, impact JCR and quartile</w:t>
      </w:r>
    </w:p>
    <w:p w14:paraId="000000B7" w14:textId="73138536" w:rsidR="00184BD9" w:rsidRPr="006B160B" w:rsidRDefault="73D6776B" w:rsidP="6B33FEE5">
      <w:pPr>
        <w:ind w:firstLine="720"/>
        <w:rPr>
          <w:lang w:val="es-ES"/>
        </w:rPr>
      </w:pPr>
      <w:r w:rsidRPr="6B33FEE5">
        <w:rPr>
          <w:lang w:val="es-ES"/>
        </w:rPr>
        <w:t>La primera contribución se logró mediante el</w:t>
      </w:r>
      <w:r w:rsidR="6FFA7E21" w:rsidRPr="6B33FEE5">
        <w:rPr>
          <w:lang w:val="es-ES"/>
        </w:rPr>
        <w:t xml:space="preserve"> diseño y</w:t>
      </w:r>
      <w:r w:rsidRPr="6B33FEE5">
        <w:rPr>
          <w:lang w:val="es-ES"/>
        </w:rPr>
        <w:t xml:space="preserve"> desarrollo de un primer prototipo de semáforo inteligente, que se </w:t>
      </w:r>
      <w:r w:rsidR="5771F5EE" w:rsidRPr="6B33FEE5">
        <w:rPr>
          <w:lang w:val="es-ES"/>
        </w:rPr>
        <w:t xml:space="preserve">ha </w:t>
      </w:r>
      <w:r w:rsidRPr="6B33FEE5">
        <w:rPr>
          <w:lang w:val="es-ES"/>
        </w:rPr>
        <w:t>denomin</w:t>
      </w:r>
      <w:r w:rsidR="5771F5EE" w:rsidRPr="6B33FEE5">
        <w:rPr>
          <w:lang w:val="es-ES"/>
        </w:rPr>
        <w:t>ado</w:t>
      </w:r>
      <w:r w:rsidRPr="6B33FEE5">
        <w:rPr>
          <w:lang w:val="es-ES"/>
        </w:rPr>
        <w:t xml:space="preserve"> </w:t>
      </w:r>
      <w:proofErr w:type="spellStart"/>
      <w:r w:rsidRPr="6B33FEE5">
        <w:rPr>
          <w:i/>
          <w:iCs/>
          <w:lang w:val="es-ES"/>
        </w:rPr>
        <w:t>Seebot</w:t>
      </w:r>
      <w:proofErr w:type="spellEnd"/>
      <w:r w:rsidRPr="6B33FEE5">
        <w:rPr>
          <w:i/>
          <w:iCs/>
          <w:lang w:val="es-ES"/>
        </w:rPr>
        <w:t xml:space="preserve"> </w:t>
      </w:r>
      <w:proofErr w:type="spellStart"/>
      <w:r w:rsidRPr="6B33FEE5">
        <w:rPr>
          <w:i/>
          <w:iCs/>
          <w:lang w:val="es-ES"/>
        </w:rPr>
        <w:t>Agent</w:t>
      </w:r>
      <w:proofErr w:type="spellEnd"/>
      <w:r w:rsidRPr="6B33FEE5">
        <w:rPr>
          <w:lang w:val="es-ES"/>
        </w:rPr>
        <w:t xml:space="preserve">. Este semáforo está compuesto por cámaras de vídeo, señal </w:t>
      </w:r>
      <w:proofErr w:type="spellStart"/>
      <w:r w:rsidRPr="6B33FEE5">
        <w:rPr>
          <w:i/>
          <w:iCs/>
          <w:lang w:val="es-ES"/>
        </w:rPr>
        <w:t>wifi</w:t>
      </w:r>
      <w:proofErr w:type="spellEnd"/>
      <w:r w:rsidRPr="6B33FEE5">
        <w:rPr>
          <w:lang w:val="es-ES"/>
        </w:rPr>
        <w:t xml:space="preserve">, dispositivos </w:t>
      </w:r>
      <w:r w:rsidRPr="6B33FEE5">
        <w:rPr>
          <w:i/>
          <w:iCs/>
          <w:lang w:val="es-ES"/>
        </w:rPr>
        <w:t>Bluetooth</w:t>
      </w:r>
      <w:r w:rsidRPr="6B33FEE5">
        <w:rPr>
          <w:lang w:val="es-ES"/>
        </w:rPr>
        <w:t xml:space="preserve"> y señal </w:t>
      </w:r>
      <w:r w:rsidRPr="6B33FEE5">
        <w:rPr>
          <w:i/>
          <w:iCs/>
          <w:lang w:val="es-ES"/>
        </w:rPr>
        <w:t>GPS</w:t>
      </w:r>
      <w:r w:rsidRPr="6B33FEE5">
        <w:rPr>
          <w:lang w:val="es-ES"/>
        </w:rPr>
        <w:t xml:space="preserve"> </w:t>
      </w:r>
      <w:commentRangeStart w:id="112"/>
      <w:r w:rsidRPr="6B33FEE5">
        <w:rPr>
          <w:color w:val="FF0000"/>
          <w:lang w:val="es-ES"/>
        </w:rPr>
        <w:t>[REF]</w:t>
      </w:r>
      <w:commentRangeEnd w:id="112"/>
      <w:r w:rsidR="00052647">
        <w:commentReference w:id="112"/>
      </w:r>
      <w:r w:rsidRPr="6B33FEE5">
        <w:rPr>
          <w:color w:val="FF0000"/>
          <w:lang w:val="es-ES"/>
        </w:rPr>
        <w:t>.</w:t>
      </w:r>
      <w:r w:rsidRPr="6B33FEE5">
        <w:rPr>
          <w:lang w:val="es-ES"/>
        </w:rPr>
        <w:t xml:space="preserve"> Este dispositivo fue instalado con fines de prueba y evaluación en la ciudad de </w:t>
      </w:r>
      <w:proofErr w:type="spellStart"/>
      <w:r w:rsidRPr="6B33FEE5">
        <w:rPr>
          <w:lang w:val="es-ES"/>
        </w:rPr>
        <w:t>Maringá</w:t>
      </w:r>
      <w:proofErr w:type="spellEnd"/>
      <w:r w:rsidRPr="6B33FEE5">
        <w:rPr>
          <w:lang w:val="es-ES"/>
        </w:rPr>
        <w:t>, estado de Paraná, durante un año</w:t>
      </w:r>
      <w:r w:rsidR="3C5064D9" w:rsidRPr="6B33FEE5">
        <w:rPr>
          <w:lang w:val="es-ES"/>
        </w:rPr>
        <w:t>,</w:t>
      </w:r>
      <w:r w:rsidRPr="6B33FEE5">
        <w:rPr>
          <w:lang w:val="es-ES"/>
        </w:rPr>
        <w:t xml:space="preserve"> y en la ciudad de </w:t>
      </w:r>
      <w:proofErr w:type="spellStart"/>
      <w:r w:rsidRPr="6B33FEE5">
        <w:rPr>
          <w:lang w:val="es-ES"/>
        </w:rPr>
        <w:t>Campina</w:t>
      </w:r>
      <w:proofErr w:type="spellEnd"/>
      <w:r w:rsidRPr="6B33FEE5">
        <w:rPr>
          <w:lang w:val="es-ES"/>
        </w:rPr>
        <w:t xml:space="preserve"> Grande, estado de Paraíba, durante dos años. A partir de los datos recogidos en e</w:t>
      </w:r>
      <w:r w:rsidR="3C5064D9" w:rsidRPr="6B33FEE5">
        <w:rPr>
          <w:lang w:val="es-ES"/>
        </w:rPr>
        <w:t xml:space="preserve">ste </w:t>
      </w:r>
      <w:r w:rsidRPr="6B33FEE5">
        <w:rPr>
          <w:lang w:val="es-ES"/>
        </w:rPr>
        <w:t xml:space="preserve">primer estudio, se inició el segundo estudio (REF), en el que se propuso una nueva metodología, cuyo objetivo era mejorar los resultados de los métodos de localización de la posición 2D de una fuente de señal enviada por un dispositivo emisor. Este estudio presentó cinco modelos geométricos, a saber: (1) basado en el </w:t>
      </w:r>
      <w:proofErr w:type="spellStart"/>
      <w:r w:rsidRPr="6B33FEE5">
        <w:rPr>
          <w:lang w:val="es-ES"/>
        </w:rPr>
        <w:t>centroide</w:t>
      </w:r>
      <w:proofErr w:type="spellEnd"/>
      <w:r w:rsidRPr="6B33FEE5">
        <w:rPr>
          <w:lang w:val="es-ES"/>
        </w:rPr>
        <w:t xml:space="preserve"> de los puntos de la geometría  polo-polar (PPC); (2) basado en la región convexa del casco entre los polos (CHC); (3) basado en el </w:t>
      </w:r>
      <w:proofErr w:type="spellStart"/>
      <w:r w:rsidRPr="6B33FEE5">
        <w:rPr>
          <w:lang w:val="es-ES"/>
        </w:rPr>
        <w:t>centroide</w:t>
      </w:r>
      <w:proofErr w:type="spellEnd"/>
      <w:r w:rsidRPr="6B33FEE5">
        <w:rPr>
          <w:lang w:val="es-ES"/>
        </w:rPr>
        <w:t xml:space="preserve"> de los puntos obtenidos por la intersección de las líneas polares (PLI); (4) basado en el </w:t>
      </w:r>
      <w:proofErr w:type="spellStart"/>
      <w:r w:rsidRPr="6B33FEE5">
        <w:rPr>
          <w:lang w:val="es-ES"/>
        </w:rPr>
        <w:t>centroide</w:t>
      </w:r>
      <w:proofErr w:type="spellEnd"/>
      <w:r w:rsidRPr="6B33FEE5">
        <w:rPr>
          <w:lang w:val="es-ES"/>
        </w:rPr>
        <w:t xml:space="preserve"> de los puntos obtenidos por la intersección de las líneas tangentes (TLI) e (5)</w:t>
      </w:r>
      <w:r w:rsidR="42C64D94" w:rsidRPr="6B33FEE5">
        <w:rPr>
          <w:lang w:val="es-ES"/>
        </w:rPr>
        <w:t xml:space="preserve"> </w:t>
      </w:r>
      <w:r w:rsidRPr="6B33FEE5">
        <w:rPr>
          <w:lang w:val="es-ES"/>
        </w:rPr>
        <w:t xml:space="preserve">basado en el </w:t>
      </w:r>
      <w:proofErr w:type="spellStart"/>
      <w:r w:rsidRPr="6B33FEE5">
        <w:rPr>
          <w:lang w:val="es-ES"/>
        </w:rPr>
        <w:t>centroide</w:t>
      </w:r>
      <w:proofErr w:type="spellEnd"/>
      <w:r w:rsidRPr="6B33FEE5">
        <w:rPr>
          <w:lang w:val="es-ES"/>
        </w:rPr>
        <w:t xml:space="preserve"> de los puntos obtenidos por la intersección de las líneas tangentes con ángulos mínimos (MAI). Los resultados de este </w:t>
      </w:r>
      <w:r w:rsidR="42C64D94" w:rsidRPr="6B33FEE5">
        <w:rPr>
          <w:lang w:val="es-ES"/>
        </w:rPr>
        <w:t xml:space="preserve">segundo </w:t>
      </w:r>
      <w:r w:rsidRPr="6B33FEE5">
        <w:rPr>
          <w:lang w:val="es-ES"/>
        </w:rPr>
        <w:t xml:space="preserve">estudio muestran que el primer método (PPC) tiene un menor coste computacional </w:t>
      </w:r>
      <w:r w:rsidRPr="6B33FEE5">
        <w:rPr>
          <w:i/>
          <w:iCs/>
          <w:lang w:val="es-ES"/>
        </w:rPr>
        <w:t>O</w:t>
      </w:r>
      <w:r w:rsidRPr="6B33FEE5">
        <w:rPr>
          <w:lang w:val="es-ES"/>
        </w:rPr>
        <w:t>(</w:t>
      </w:r>
      <w:r w:rsidRPr="6B33FEE5">
        <w:rPr>
          <w:i/>
          <w:iCs/>
          <w:lang w:val="es-ES"/>
        </w:rPr>
        <w:t>n</w:t>
      </w:r>
      <w:r w:rsidRPr="6B33FEE5">
        <w:rPr>
          <w:lang w:val="es-ES"/>
        </w:rPr>
        <w:t xml:space="preserve">) en comparación con los otros métodos </w:t>
      </w:r>
      <w:r w:rsidRPr="6B33FEE5">
        <w:rPr>
          <w:i/>
          <w:iCs/>
          <w:lang w:val="es-ES"/>
        </w:rPr>
        <w:t>O</w:t>
      </w:r>
      <w:r w:rsidRPr="6B33FEE5">
        <w:rPr>
          <w:lang w:val="es-ES"/>
        </w:rPr>
        <w:t>(</w:t>
      </w:r>
      <w:r w:rsidRPr="6B33FEE5">
        <w:rPr>
          <w:i/>
          <w:iCs/>
          <w:lang w:val="es-ES"/>
        </w:rPr>
        <w:t>n</w:t>
      </w:r>
      <w:r w:rsidRPr="6B33FEE5">
        <w:rPr>
          <w:lang w:val="es-ES"/>
        </w:rPr>
        <w:t xml:space="preserve"> log </w:t>
      </w:r>
      <w:r w:rsidRPr="6B33FEE5">
        <w:rPr>
          <w:i/>
          <w:iCs/>
          <w:lang w:val="es-ES"/>
        </w:rPr>
        <w:t>n</w:t>
      </w:r>
      <w:r w:rsidRPr="6B33FEE5">
        <w:rPr>
          <w:lang w:val="es-ES"/>
        </w:rPr>
        <w:t xml:space="preserve">) donde </w:t>
      </w:r>
      <w:r w:rsidRPr="6B33FEE5">
        <w:rPr>
          <w:i/>
          <w:iCs/>
          <w:lang w:val="es-ES"/>
        </w:rPr>
        <w:t>n</w:t>
      </w:r>
      <w:r w:rsidR="191AA7F2" w:rsidRPr="6B33FEE5">
        <w:rPr>
          <w:i/>
          <w:iCs/>
          <w:lang w:val="es-ES"/>
        </w:rPr>
        <w:t xml:space="preserve"> </w:t>
      </w:r>
      <w:r w:rsidRPr="6B33FEE5">
        <w:rPr>
          <w:lang w:val="es-ES"/>
        </w:rPr>
        <w:t>es el número de puntos de interés. Por último, se ha podido reducir el número de operaciones aritméticas y los errores de propagación si se compara con los métodos convencionales. Un tercer estudio (REF), analizó una forma de mejorar la precisión de los resultados anteriores del PPC, sin aumentar el coste computacional y el número mínimo de nodos (</w:t>
      </w:r>
      <w:r w:rsidRPr="6B33FEE5">
        <w:rPr>
          <w:i/>
          <w:iCs/>
          <w:lang w:val="es-ES"/>
        </w:rPr>
        <w:t>m</w:t>
      </w:r>
      <w:r w:rsidRPr="6B33FEE5">
        <w:rPr>
          <w:rFonts w:ascii="Gungsuh" w:eastAsia="Gungsuh" w:hAnsi="Gungsuh" w:cs="Gungsuh"/>
          <w:lang w:val="es-ES"/>
        </w:rPr>
        <w:t xml:space="preserve"> ≥ </w:t>
      </w:r>
      <w:r w:rsidRPr="6B33FEE5">
        <w:rPr>
          <w:i/>
          <w:iCs/>
          <w:lang w:val="es-ES"/>
        </w:rPr>
        <w:t>2)</w:t>
      </w:r>
      <w:r w:rsidRPr="6B33FEE5">
        <w:rPr>
          <w:rFonts w:ascii="Gungsuh" w:eastAsia="Gungsuh" w:hAnsi="Gungsuh" w:cs="Gungsuh"/>
          <w:lang w:val="es-ES"/>
        </w:rPr>
        <w:t xml:space="preserve"> </w:t>
      </w:r>
      <w:r w:rsidRPr="6B33FEE5">
        <w:rPr>
          <w:lang w:val="es-ES"/>
        </w:rPr>
        <w:t xml:space="preserve">en la composición de la red de localización. Se creó una extensión del PPC, que se denominó Polo-Polar </w:t>
      </w:r>
      <w:proofErr w:type="spellStart"/>
      <w:r w:rsidRPr="6B33FEE5">
        <w:rPr>
          <w:lang w:val="es-ES"/>
        </w:rPr>
        <w:t>Weighted</w:t>
      </w:r>
      <w:proofErr w:type="spellEnd"/>
      <w:r w:rsidRPr="6B33FEE5">
        <w:rPr>
          <w:lang w:val="es-ES"/>
        </w:rPr>
        <w:t xml:space="preserve"> </w:t>
      </w:r>
      <w:proofErr w:type="spellStart"/>
      <w:r w:rsidRPr="6B33FEE5">
        <w:rPr>
          <w:lang w:val="es-ES"/>
        </w:rPr>
        <w:lastRenderedPageBreak/>
        <w:t>Centroid</w:t>
      </w:r>
      <w:proofErr w:type="spellEnd"/>
      <w:r w:rsidRPr="6B33FEE5">
        <w:rPr>
          <w:lang w:val="es-ES"/>
        </w:rPr>
        <w:t xml:space="preserve"> (WPPC). Esta nueva metodología mejoró la exactitud de los resultados del PPC anterior, especialmente cuando tiene errores (significativos o no). Así, este nuevo método beneficia la interacción inalámbrica entre </w:t>
      </w:r>
      <w:proofErr w:type="spellStart"/>
      <w:r w:rsidRPr="6B33FEE5">
        <w:rPr>
          <w:lang w:val="es-ES"/>
        </w:rPr>
        <w:t>smartphones</w:t>
      </w:r>
      <w:proofErr w:type="spellEnd"/>
      <w:r w:rsidRPr="6B33FEE5">
        <w:rPr>
          <w:lang w:val="es-ES"/>
        </w:rPr>
        <w:t>, generando una mayor precisión a la hora de estimar la localización de las señales para realizar el seguimiento de los contactos de proximidad.</w:t>
      </w:r>
    </w:p>
    <w:p w14:paraId="000000B8" w14:textId="77777777" w:rsidR="00184BD9" w:rsidRPr="006B160B" w:rsidRDefault="00184BD9" w:rsidP="6B33FEE5">
      <w:pPr>
        <w:rPr>
          <w:lang w:val="es-ES"/>
        </w:rPr>
      </w:pPr>
    </w:p>
    <w:p w14:paraId="00A2EE69" w14:textId="4C9464AE" w:rsidR="33885D17" w:rsidRDefault="33885D17" w:rsidP="5B0BC201">
      <w:pPr>
        <w:pStyle w:val="Ttulo2"/>
        <w:rPr>
          <w:bCs/>
          <w:i/>
          <w:iCs/>
          <w:color w:val="000000" w:themeColor="text1"/>
          <w:lang w:val="es-ES"/>
        </w:rPr>
      </w:pPr>
      <w:bookmarkStart w:id="113" w:name="_Toc132235230"/>
      <w:r w:rsidRPr="5B0BC201">
        <w:rPr>
          <w:lang w:val="es-ES"/>
        </w:rPr>
        <w:t xml:space="preserve">Contribución 1:  </w:t>
      </w:r>
      <w:r w:rsidR="2506C940" w:rsidRPr="5B0BC201">
        <w:rPr>
          <w:bCs/>
          <w:i/>
          <w:iCs/>
          <w:color w:val="000000" w:themeColor="text1"/>
          <w:lang w:val="es-ES"/>
        </w:rPr>
        <w:t xml:space="preserve"> A </w:t>
      </w:r>
      <w:proofErr w:type="spellStart"/>
      <w:r w:rsidR="2506C940" w:rsidRPr="5B0BC201">
        <w:rPr>
          <w:bCs/>
          <w:i/>
          <w:iCs/>
          <w:color w:val="000000" w:themeColor="text1"/>
          <w:lang w:val="es-ES"/>
        </w:rPr>
        <w:t>technological</w:t>
      </w:r>
      <w:proofErr w:type="spellEnd"/>
      <w:r w:rsidR="2506C940" w:rsidRPr="5B0BC201">
        <w:rPr>
          <w:bCs/>
          <w:i/>
          <w:iCs/>
          <w:color w:val="000000" w:themeColor="text1"/>
          <w:lang w:val="es-ES"/>
        </w:rPr>
        <w:t xml:space="preserve"> </w:t>
      </w:r>
      <w:proofErr w:type="spellStart"/>
      <w:r w:rsidR="2506C940" w:rsidRPr="5B0BC201">
        <w:rPr>
          <w:bCs/>
          <w:i/>
          <w:iCs/>
          <w:color w:val="000000" w:themeColor="text1"/>
          <w:lang w:val="es-ES"/>
        </w:rPr>
        <w:t>innovation</w:t>
      </w:r>
      <w:proofErr w:type="spellEnd"/>
      <w:r w:rsidR="2506C940" w:rsidRPr="5B0BC201">
        <w:rPr>
          <w:bCs/>
          <w:i/>
          <w:iCs/>
          <w:color w:val="000000" w:themeColor="text1"/>
          <w:lang w:val="es-ES"/>
        </w:rPr>
        <w:t xml:space="preserve"> </w:t>
      </w:r>
      <w:proofErr w:type="spellStart"/>
      <w:r w:rsidR="2506C940" w:rsidRPr="5B0BC201">
        <w:rPr>
          <w:bCs/>
          <w:i/>
          <w:iCs/>
          <w:color w:val="000000" w:themeColor="text1"/>
          <w:lang w:val="es-ES"/>
        </w:rPr>
        <w:t>to</w:t>
      </w:r>
      <w:proofErr w:type="spellEnd"/>
      <w:r w:rsidR="2506C940" w:rsidRPr="5B0BC201">
        <w:rPr>
          <w:bCs/>
          <w:i/>
          <w:iCs/>
          <w:color w:val="000000" w:themeColor="text1"/>
          <w:lang w:val="es-ES"/>
        </w:rPr>
        <w:t xml:space="preserve"> </w:t>
      </w:r>
      <w:proofErr w:type="spellStart"/>
      <w:r w:rsidR="2506C940" w:rsidRPr="5B0BC201">
        <w:rPr>
          <w:bCs/>
          <w:i/>
          <w:iCs/>
          <w:color w:val="000000" w:themeColor="text1"/>
          <w:lang w:val="es-ES"/>
        </w:rPr>
        <w:t>safely</w:t>
      </w:r>
      <w:proofErr w:type="spellEnd"/>
      <w:r w:rsidR="2506C940" w:rsidRPr="5B0BC201">
        <w:rPr>
          <w:bCs/>
          <w:i/>
          <w:iCs/>
          <w:color w:val="000000" w:themeColor="text1"/>
          <w:lang w:val="es-ES"/>
        </w:rPr>
        <w:t xml:space="preserve"> </w:t>
      </w:r>
      <w:proofErr w:type="spellStart"/>
      <w:r w:rsidR="2506C940" w:rsidRPr="5B0BC201">
        <w:rPr>
          <w:bCs/>
          <w:i/>
          <w:iCs/>
          <w:color w:val="000000" w:themeColor="text1"/>
          <w:lang w:val="es-ES"/>
        </w:rPr>
        <w:t>aid</w:t>
      </w:r>
      <w:proofErr w:type="spellEnd"/>
      <w:r w:rsidR="2506C940" w:rsidRPr="5B0BC201">
        <w:rPr>
          <w:bCs/>
          <w:i/>
          <w:iCs/>
          <w:color w:val="000000" w:themeColor="text1"/>
          <w:lang w:val="es-ES"/>
        </w:rPr>
        <w:t xml:space="preserve"> in </w:t>
      </w:r>
      <w:proofErr w:type="spellStart"/>
      <w:r w:rsidR="2506C940" w:rsidRPr="5B0BC201">
        <w:rPr>
          <w:bCs/>
          <w:i/>
          <w:iCs/>
          <w:color w:val="000000" w:themeColor="text1"/>
          <w:lang w:val="es-ES"/>
        </w:rPr>
        <w:t>the</w:t>
      </w:r>
      <w:proofErr w:type="spellEnd"/>
      <w:r w:rsidR="2506C940" w:rsidRPr="5B0BC201">
        <w:rPr>
          <w:bCs/>
          <w:i/>
          <w:iCs/>
          <w:color w:val="000000" w:themeColor="text1"/>
          <w:lang w:val="es-ES"/>
        </w:rPr>
        <w:t xml:space="preserve"> </w:t>
      </w:r>
      <w:proofErr w:type="spellStart"/>
      <w:r w:rsidR="2506C940" w:rsidRPr="5B0BC201">
        <w:rPr>
          <w:bCs/>
          <w:i/>
          <w:iCs/>
          <w:color w:val="000000" w:themeColor="text1"/>
          <w:lang w:val="es-ES"/>
        </w:rPr>
        <w:t>spatial</w:t>
      </w:r>
      <w:proofErr w:type="spellEnd"/>
      <w:r w:rsidR="2506C940" w:rsidRPr="5B0BC201">
        <w:rPr>
          <w:bCs/>
          <w:i/>
          <w:iCs/>
          <w:color w:val="000000" w:themeColor="text1"/>
          <w:lang w:val="es-ES"/>
        </w:rPr>
        <w:t xml:space="preserve"> </w:t>
      </w:r>
      <w:proofErr w:type="spellStart"/>
      <w:r w:rsidR="2506C940" w:rsidRPr="5B0BC201">
        <w:rPr>
          <w:bCs/>
          <w:i/>
          <w:iCs/>
          <w:color w:val="000000" w:themeColor="text1"/>
          <w:lang w:val="es-ES"/>
        </w:rPr>
        <w:t>orientation</w:t>
      </w:r>
      <w:proofErr w:type="spellEnd"/>
      <w:r w:rsidR="2506C940" w:rsidRPr="5B0BC201">
        <w:rPr>
          <w:bCs/>
          <w:i/>
          <w:iCs/>
          <w:color w:val="000000" w:themeColor="text1"/>
          <w:lang w:val="es-ES"/>
        </w:rPr>
        <w:t xml:space="preserve"> of </w:t>
      </w:r>
      <w:proofErr w:type="spellStart"/>
      <w:r w:rsidR="2506C940" w:rsidRPr="5B0BC201">
        <w:rPr>
          <w:bCs/>
          <w:i/>
          <w:iCs/>
          <w:color w:val="000000" w:themeColor="text1"/>
          <w:lang w:val="es-ES"/>
        </w:rPr>
        <w:t>blind</w:t>
      </w:r>
      <w:proofErr w:type="spellEnd"/>
      <w:r w:rsidR="2506C940" w:rsidRPr="5B0BC201">
        <w:rPr>
          <w:bCs/>
          <w:i/>
          <w:iCs/>
          <w:color w:val="000000" w:themeColor="text1"/>
          <w:lang w:val="es-ES"/>
        </w:rPr>
        <w:t xml:space="preserve"> </w:t>
      </w:r>
      <w:proofErr w:type="spellStart"/>
      <w:r w:rsidR="2506C940" w:rsidRPr="5B0BC201">
        <w:rPr>
          <w:bCs/>
          <w:i/>
          <w:iCs/>
          <w:color w:val="000000" w:themeColor="text1"/>
          <w:lang w:val="es-ES"/>
        </w:rPr>
        <w:t>people</w:t>
      </w:r>
      <w:proofErr w:type="spellEnd"/>
      <w:r w:rsidR="4F8611A4" w:rsidRPr="5B0BC201">
        <w:rPr>
          <w:bCs/>
          <w:i/>
          <w:iCs/>
          <w:color w:val="000000" w:themeColor="text1"/>
          <w:lang w:val="es-ES"/>
        </w:rPr>
        <w:t xml:space="preserve"> </w:t>
      </w:r>
      <w:r w:rsidR="2506C940" w:rsidRPr="5B0BC201">
        <w:rPr>
          <w:bCs/>
          <w:i/>
          <w:iCs/>
          <w:color w:val="000000" w:themeColor="text1"/>
          <w:lang w:val="es-ES"/>
        </w:rPr>
        <w:t xml:space="preserve">in a </w:t>
      </w:r>
      <w:proofErr w:type="spellStart"/>
      <w:r w:rsidR="2506C940" w:rsidRPr="5B0BC201">
        <w:rPr>
          <w:bCs/>
          <w:i/>
          <w:iCs/>
          <w:color w:val="000000" w:themeColor="text1"/>
          <w:lang w:val="es-ES"/>
        </w:rPr>
        <w:t>complex</w:t>
      </w:r>
      <w:proofErr w:type="spellEnd"/>
      <w:r w:rsidR="2506C940" w:rsidRPr="5B0BC201">
        <w:rPr>
          <w:bCs/>
          <w:i/>
          <w:iCs/>
          <w:color w:val="000000" w:themeColor="text1"/>
          <w:lang w:val="es-ES"/>
        </w:rPr>
        <w:t xml:space="preserve"> </w:t>
      </w:r>
      <w:proofErr w:type="spellStart"/>
      <w:r w:rsidR="2506C940" w:rsidRPr="5B0BC201">
        <w:rPr>
          <w:bCs/>
          <w:i/>
          <w:iCs/>
          <w:color w:val="000000" w:themeColor="text1"/>
          <w:lang w:val="es-ES"/>
        </w:rPr>
        <w:t>urban</w:t>
      </w:r>
      <w:proofErr w:type="spellEnd"/>
      <w:r w:rsidR="2506C940" w:rsidRPr="5B0BC201">
        <w:rPr>
          <w:bCs/>
          <w:i/>
          <w:iCs/>
          <w:color w:val="000000" w:themeColor="text1"/>
          <w:lang w:val="es-ES"/>
        </w:rPr>
        <w:t xml:space="preserve"> </w:t>
      </w:r>
      <w:proofErr w:type="spellStart"/>
      <w:r w:rsidR="2506C940" w:rsidRPr="5B0BC201">
        <w:rPr>
          <w:bCs/>
          <w:i/>
          <w:iCs/>
          <w:color w:val="000000" w:themeColor="text1"/>
          <w:lang w:val="es-ES"/>
        </w:rPr>
        <w:t>environment</w:t>
      </w:r>
      <w:bookmarkEnd w:id="113"/>
      <w:proofErr w:type="spellEnd"/>
    </w:p>
    <w:p w14:paraId="02C7E1ED" w14:textId="2EA8A842" w:rsidR="5B0BC201" w:rsidRDefault="5B0BC201" w:rsidP="5B0BC201">
      <w:pPr>
        <w:rPr>
          <w:lang w:val="es-ES"/>
        </w:rPr>
      </w:pPr>
    </w:p>
    <w:p w14:paraId="000000BA" w14:textId="37830C1B" w:rsidR="00184BD9" w:rsidRPr="006B160B" w:rsidRDefault="00F150BE" w:rsidP="170CE702">
      <w:pPr>
        <w:rPr>
          <w:lang w:val="es-ES"/>
        </w:rPr>
      </w:pPr>
      <w:r w:rsidRPr="0048375A">
        <w:rPr>
          <w:lang w:val="es-ES_tradnl"/>
        </w:rPr>
        <w:tab/>
      </w:r>
      <w:r w:rsidR="648294AF" w:rsidRPr="170CE702">
        <w:rPr>
          <w:lang w:val="es-ES"/>
        </w:rPr>
        <w:t xml:space="preserve">Este estudio </w:t>
      </w:r>
      <w:r w:rsidR="1198A93D" w:rsidRPr="170CE702">
        <w:rPr>
          <w:lang w:val="es-ES"/>
        </w:rPr>
        <w:t>analiza</w:t>
      </w:r>
      <w:r w:rsidR="648294AF" w:rsidRPr="170CE702">
        <w:rPr>
          <w:lang w:val="es-ES"/>
        </w:rPr>
        <w:t xml:space="preserve"> el problema que tienen los discapacitados visuales al intentar cruzar las calles y evalúa qué tipo de información puede transmitir el entorno para que puedan desplazarse con mayor seguridad. Uno de los estudios iniciales </w:t>
      </w:r>
      <w:r w:rsidR="648294AF" w:rsidRPr="170CE702">
        <w:rPr>
          <w:color w:val="FF0000"/>
          <w:lang w:val="es-ES"/>
        </w:rPr>
        <w:t xml:space="preserve">(REF) </w:t>
      </w:r>
      <w:r w:rsidR="648294AF" w:rsidRPr="170CE702">
        <w:rPr>
          <w:lang w:val="es-ES"/>
        </w:rPr>
        <w:t xml:space="preserve">de esta tesis contempla el desarrollo de un recurso que permita al entorno avisar a los discapacitados visuales, mediante un dispositivo móvil, de los momentos en los que pueden o no cruzar una vía en el paso de cebra. Este recurso lo proporcionará una región compuesta y controlada por semáforos inteligentes, que funcionan junto con una aplicación móvil instalada en el teléfono móvil de la persona con discapacidad visual. Los dispositivos deberían detectar la llegada de la persona con discapacidad visual, seguir sus movimientos y detectar la dirección en la que se movía, alertándole, a través de la aplicación móvil, de que el lugar estaría controlado por semáforos inteligentes y que debería esperar el momento más seguro para cruzar la calle. A continuación, los dispositivos (semáforos inteligentes) en constante comunicación (envío/recepción y procesamiento de la información) con la aplicación móvil deben, a través de las instrucciones comunicadas por su sistema de audio, garantizar que la persona con discapacidad visual se desplace con seguridad sin salirse del paso de cebra. </w:t>
      </w:r>
    </w:p>
    <w:p w14:paraId="000000BB" w14:textId="77777777" w:rsidR="00184BD9" w:rsidRPr="006B160B" w:rsidRDefault="00184BD9" w:rsidP="6B33FEE5">
      <w:pPr>
        <w:rPr>
          <w:color w:val="0000FF"/>
          <w:lang w:val="es-ES"/>
        </w:rPr>
      </w:pPr>
    </w:p>
    <w:p w14:paraId="000000BC" w14:textId="38BC60C7" w:rsidR="00184BD9" w:rsidRPr="006B160B" w:rsidRDefault="648294AF" w:rsidP="170CE702">
      <w:pPr>
        <w:ind w:firstLine="720"/>
        <w:rPr>
          <w:lang w:val="es-ES"/>
        </w:rPr>
      </w:pPr>
      <w:r w:rsidRPr="6B33FEE5">
        <w:rPr>
          <w:lang w:val="es-ES"/>
        </w:rPr>
        <w:t>En el primer estudio de esta tesis se creó el prototipo inicial de un semáforo inteligente, denomina</w:t>
      </w:r>
      <w:r w:rsidR="4FCEC5C4" w:rsidRPr="6B33FEE5">
        <w:rPr>
          <w:lang w:val="es-ES"/>
        </w:rPr>
        <w:t>do</w:t>
      </w:r>
      <w:r w:rsidRPr="6B33FEE5">
        <w:rPr>
          <w:lang w:val="es-ES"/>
        </w:rPr>
        <w:t xml:space="preserve"> </w:t>
      </w:r>
      <w:proofErr w:type="spellStart"/>
      <w:r w:rsidRPr="6B33FEE5">
        <w:rPr>
          <w:i/>
          <w:iCs/>
          <w:lang w:val="es-ES"/>
        </w:rPr>
        <w:t>Seebot</w:t>
      </w:r>
      <w:proofErr w:type="spellEnd"/>
      <w:r w:rsidRPr="6B33FEE5">
        <w:rPr>
          <w:i/>
          <w:iCs/>
          <w:lang w:val="es-ES"/>
        </w:rPr>
        <w:t xml:space="preserve"> </w:t>
      </w:r>
      <w:proofErr w:type="spellStart"/>
      <w:r w:rsidRPr="6B33FEE5">
        <w:rPr>
          <w:i/>
          <w:iCs/>
          <w:lang w:val="es-ES"/>
        </w:rPr>
        <w:t>Agent</w:t>
      </w:r>
      <w:proofErr w:type="spellEnd"/>
      <w:r w:rsidRPr="6B33FEE5">
        <w:rPr>
          <w:lang w:val="es-ES"/>
        </w:rPr>
        <w:t xml:space="preserve">. </w:t>
      </w:r>
      <w:r w:rsidR="2117FB2D" w:rsidRPr="6B33FEE5">
        <w:rPr>
          <w:lang w:val="es-ES"/>
        </w:rPr>
        <w:t>Este prototipo</w:t>
      </w:r>
      <w:r w:rsidRPr="6B33FEE5">
        <w:rPr>
          <w:i/>
          <w:iCs/>
          <w:lang w:val="es-ES"/>
        </w:rPr>
        <w:t xml:space="preserve"> </w:t>
      </w:r>
      <w:r w:rsidRPr="6B33FEE5">
        <w:rPr>
          <w:lang w:val="es-ES"/>
        </w:rPr>
        <w:t xml:space="preserve">tiene la capacidad de supervisar el movimiento de los vehículos en los tramos de carretera donde se instaló, recibir y enviar señales a los vehículos y peatones que se encuentran en el lugar de su instalación. Su composición incluye varios dispositivos (cámara de vídeo, antena </w:t>
      </w:r>
      <w:proofErr w:type="spellStart"/>
      <w:r w:rsidRPr="6B33FEE5">
        <w:rPr>
          <w:i/>
          <w:iCs/>
          <w:lang w:val="es-ES"/>
        </w:rPr>
        <w:t>Wi</w:t>
      </w:r>
      <w:proofErr w:type="spellEnd"/>
      <w:r w:rsidRPr="6B33FEE5">
        <w:rPr>
          <w:i/>
          <w:iCs/>
          <w:lang w:val="es-ES"/>
        </w:rPr>
        <w:t xml:space="preserve">-Fi </w:t>
      </w:r>
      <w:r w:rsidRPr="6B33FEE5">
        <w:rPr>
          <w:lang w:val="es-ES"/>
        </w:rPr>
        <w:t>y antena</w:t>
      </w:r>
      <w:r w:rsidRPr="6B33FEE5">
        <w:rPr>
          <w:i/>
          <w:iCs/>
          <w:lang w:val="es-ES"/>
        </w:rPr>
        <w:t xml:space="preserve"> Bluetooth</w:t>
      </w:r>
      <w:r w:rsidRPr="6B33FEE5">
        <w:rPr>
          <w:lang w:val="es-ES"/>
        </w:rPr>
        <w:t xml:space="preserve">) interconectados por un sistema informático, además de la estructura básica de un semáforo digital </w:t>
      </w:r>
      <w:r w:rsidRPr="6B33FEE5">
        <w:rPr>
          <w:highlight w:val="yellow"/>
          <w:lang w:val="es-ES"/>
        </w:rPr>
        <w:t>(Figura 1)</w:t>
      </w:r>
      <w:r w:rsidRPr="6B33FEE5">
        <w:rPr>
          <w:lang w:val="es-ES"/>
        </w:rPr>
        <w:t xml:space="preserve">. Este conjunto de dispositivos permite captar, procesar, enviar y recibir información de una plataforma (servidor) que contiene </w:t>
      </w:r>
      <w:proofErr w:type="spellStart"/>
      <w:r w:rsidRPr="6B33FEE5">
        <w:rPr>
          <w:i/>
          <w:iCs/>
          <w:lang w:val="es-ES"/>
        </w:rPr>
        <w:t>big</w:t>
      </w:r>
      <w:proofErr w:type="spellEnd"/>
      <w:r w:rsidRPr="6B33FEE5">
        <w:rPr>
          <w:i/>
          <w:iCs/>
          <w:lang w:val="es-ES"/>
        </w:rPr>
        <w:t xml:space="preserve"> data</w:t>
      </w:r>
      <w:r w:rsidRPr="6B33FEE5">
        <w:rPr>
          <w:lang w:val="es-ES"/>
        </w:rPr>
        <w:t xml:space="preserve"> sobre la </w:t>
      </w:r>
      <w:r w:rsidRPr="6B33FEE5">
        <w:rPr>
          <w:lang w:val="es-ES"/>
        </w:rPr>
        <w:lastRenderedPageBreak/>
        <w:t xml:space="preserve">situación de los peatones, los vehículos, el tráfico y los pasos de peatones, con el fin de optimizar el tráfico y la movilidad urbana en las ciudades. </w:t>
      </w:r>
    </w:p>
    <w:p w14:paraId="000000BD" w14:textId="77777777" w:rsidR="00184BD9" w:rsidRPr="006B160B" w:rsidRDefault="00184BD9" w:rsidP="6B33FEE5">
      <w:pPr>
        <w:ind w:firstLine="720"/>
        <w:rPr>
          <w:color w:val="0000FF"/>
          <w:lang w:val="es-ES"/>
        </w:rPr>
      </w:pPr>
    </w:p>
    <w:p w14:paraId="000000BE" w14:textId="77777777" w:rsidR="00184BD9" w:rsidRPr="006B160B" w:rsidRDefault="00184BD9" w:rsidP="6B33FEE5">
      <w:pPr>
        <w:ind w:firstLine="720"/>
        <w:rPr>
          <w:lang w:val="es-ES"/>
        </w:rPr>
      </w:pPr>
    </w:p>
    <w:p w14:paraId="000000BF" w14:textId="77777777" w:rsidR="00184BD9" w:rsidRPr="006B160B" w:rsidRDefault="00F150BE" w:rsidP="6B33FEE5">
      <w:pPr>
        <w:ind w:firstLine="720"/>
        <w:rPr>
          <w:lang w:val="es-ES"/>
        </w:rPr>
      </w:pPr>
      <w:r w:rsidRPr="6B33FEE5">
        <w:rPr>
          <w:lang w:val="es-ES"/>
        </w:rPr>
        <w:t xml:space="preserve"> </w:t>
      </w:r>
    </w:p>
    <w:p w14:paraId="000000C0" w14:textId="52C506AA" w:rsidR="00184BD9" w:rsidRPr="006B160B" w:rsidRDefault="33885D17" w:rsidP="5B0BC201">
      <w:pPr>
        <w:rPr>
          <w:b/>
          <w:bCs/>
          <w:i/>
          <w:iCs/>
          <w:color w:val="000000" w:themeColor="text1"/>
          <w:lang w:val="es-ES"/>
        </w:rPr>
      </w:pPr>
      <w:r w:rsidRPr="5B0BC201">
        <w:rPr>
          <w:lang w:val="es-ES"/>
        </w:rPr>
        <w:t xml:space="preserve">Contribución 2:  </w:t>
      </w:r>
      <w:r w:rsidR="42132B29" w:rsidRPr="5B0BC201">
        <w:rPr>
          <w:b/>
          <w:bCs/>
          <w:i/>
          <w:iCs/>
          <w:color w:val="000000" w:themeColor="text1"/>
          <w:lang w:val="es-ES"/>
        </w:rPr>
        <w:t xml:space="preserve"> 2D </w:t>
      </w:r>
      <w:proofErr w:type="spellStart"/>
      <w:r w:rsidR="42132B29" w:rsidRPr="5B0BC201">
        <w:rPr>
          <w:b/>
          <w:bCs/>
          <w:i/>
          <w:iCs/>
          <w:color w:val="000000" w:themeColor="text1"/>
          <w:lang w:val="es-ES"/>
        </w:rPr>
        <w:t>Triangulation</w:t>
      </w:r>
      <w:proofErr w:type="spellEnd"/>
      <w:r w:rsidR="42132B29" w:rsidRPr="5B0BC201">
        <w:rPr>
          <w:b/>
          <w:bCs/>
          <w:i/>
          <w:iCs/>
          <w:color w:val="000000" w:themeColor="text1"/>
          <w:lang w:val="es-ES"/>
        </w:rPr>
        <w:t xml:space="preserve"> of </w:t>
      </w:r>
      <w:proofErr w:type="spellStart"/>
      <w:r w:rsidR="42132B29" w:rsidRPr="5B0BC201">
        <w:rPr>
          <w:b/>
          <w:bCs/>
          <w:i/>
          <w:iCs/>
          <w:color w:val="000000" w:themeColor="text1"/>
          <w:lang w:val="es-ES"/>
        </w:rPr>
        <w:t>Signals</w:t>
      </w:r>
      <w:proofErr w:type="spellEnd"/>
      <w:r w:rsidR="42132B29" w:rsidRPr="5B0BC201">
        <w:rPr>
          <w:b/>
          <w:bCs/>
          <w:i/>
          <w:iCs/>
          <w:color w:val="000000" w:themeColor="text1"/>
          <w:lang w:val="es-ES"/>
        </w:rPr>
        <w:t xml:space="preserve"> </w:t>
      </w:r>
      <w:proofErr w:type="spellStart"/>
      <w:r w:rsidR="42132B29" w:rsidRPr="5B0BC201">
        <w:rPr>
          <w:b/>
          <w:bCs/>
          <w:i/>
          <w:iCs/>
          <w:color w:val="000000" w:themeColor="text1"/>
          <w:lang w:val="es-ES"/>
        </w:rPr>
        <w:t>Source</w:t>
      </w:r>
      <w:proofErr w:type="spellEnd"/>
      <w:r w:rsidR="42132B29" w:rsidRPr="5B0BC201">
        <w:rPr>
          <w:b/>
          <w:bCs/>
          <w:i/>
          <w:iCs/>
          <w:color w:val="000000" w:themeColor="text1"/>
          <w:lang w:val="es-ES"/>
        </w:rPr>
        <w:t xml:space="preserve"> </w:t>
      </w:r>
      <w:proofErr w:type="spellStart"/>
      <w:r w:rsidR="42132B29" w:rsidRPr="5B0BC201">
        <w:rPr>
          <w:b/>
          <w:bCs/>
          <w:i/>
          <w:iCs/>
          <w:color w:val="000000" w:themeColor="text1"/>
          <w:lang w:val="es-ES"/>
        </w:rPr>
        <w:t>by</w:t>
      </w:r>
      <w:proofErr w:type="spellEnd"/>
      <w:r w:rsidR="42132B29" w:rsidRPr="5B0BC201">
        <w:rPr>
          <w:b/>
          <w:bCs/>
          <w:i/>
          <w:iCs/>
          <w:color w:val="000000" w:themeColor="text1"/>
          <w:lang w:val="es-ES"/>
        </w:rPr>
        <w:t xml:space="preserve"> Pole-Polar </w:t>
      </w:r>
      <w:proofErr w:type="spellStart"/>
      <w:r w:rsidR="42132B29" w:rsidRPr="5B0BC201">
        <w:rPr>
          <w:b/>
          <w:bCs/>
          <w:i/>
          <w:iCs/>
          <w:color w:val="000000" w:themeColor="text1"/>
          <w:lang w:val="es-ES"/>
        </w:rPr>
        <w:t>Geometric</w:t>
      </w:r>
      <w:proofErr w:type="spellEnd"/>
      <w:r w:rsidR="42132B29" w:rsidRPr="5B0BC201">
        <w:rPr>
          <w:b/>
          <w:bCs/>
          <w:i/>
          <w:iCs/>
          <w:color w:val="000000" w:themeColor="text1"/>
          <w:lang w:val="es-ES"/>
        </w:rPr>
        <w:t xml:space="preserve"> </w:t>
      </w:r>
      <w:proofErr w:type="spellStart"/>
      <w:r w:rsidR="42132B29" w:rsidRPr="5B0BC201">
        <w:rPr>
          <w:b/>
          <w:bCs/>
          <w:i/>
          <w:iCs/>
          <w:color w:val="000000" w:themeColor="text1"/>
          <w:lang w:val="es-ES"/>
        </w:rPr>
        <w:t>Models</w:t>
      </w:r>
      <w:proofErr w:type="spellEnd"/>
    </w:p>
    <w:p w14:paraId="000000C1" w14:textId="7E70E729" w:rsidR="00184BD9" w:rsidRPr="006B160B" w:rsidRDefault="00F150BE" w:rsidP="6B33FEE5">
      <w:pPr>
        <w:rPr>
          <w:lang w:val="es-ES"/>
        </w:rPr>
      </w:pPr>
      <w:r w:rsidRPr="0048375A">
        <w:rPr>
          <w:lang w:val="es-ES_tradnl"/>
        </w:rPr>
        <w:tab/>
      </w:r>
      <w:r w:rsidRPr="6B33FEE5">
        <w:rPr>
          <w:lang w:val="es-ES"/>
        </w:rPr>
        <w:t xml:space="preserve">La posición de un dispositivo emisor o receptor de señales puede estimarse mediante la triangulación de los datos relativos a las señales enviadas y recibidas por él. Los datos de estas señales comprenden: la naturaleza de la propia señal (luz </w:t>
      </w:r>
      <w:r w:rsidR="00FC5DAC" w:rsidRPr="6B33FEE5">
        <w:rPr>
          <w:lang w:val="es-ES"/>
        </w:rPr>
        <w:t>-</w:t>
      </w:r>
      <w:r w:rsidRPr="6B33FEE5">
        <w:rPr>
          <w:lang w:val="es-ES"/>
        </w:rPr>
        <w:t>energía electromagnética</w:t>
      </w:r>
      <w:r w:rsidR="00FC5DAC" w:rsidRPr="6B33FEE5">
        <w:rPr>
          <w:lang w:val="es-ES"/>
        </w:rPr>
        <w:t>-</w:t>
      </w:r>
      <w:r w:rsidRPr="6B33FEE5">
        <w:rPr>
          <w:lang w:val="es-ES"/>
        </w:rPr>
        <w:t>, sonido y vibración); los atributos intrínsecos (potencia, frecuencia y amplitud); los atributos extrínsecos (el momento en que la señal llega a cada receptor concreto; la fuerza y el ángulo de propagación de una señal adquirida en cada receptor concreto). La localización de un dispositivo transmisor/receptor puede realizarse mediante métodos deterministas, estadísticos o de aprendizaje automático, denominados en este estudio modelos numéricos. Teniendo en cuenta este contexto, este estudio propone el uso de modelos geométricos que explotan elementos de la geometría polar para realizar la triangulación de los datos.</w:t>
      </w:r>
    </w:p>
    <w:p w14:paraId="000000C2" w14:textId="02BBF947" w:rsidR="00184BD9" w:rsidRPr="006B160B" w:rsidRDefault="648294AF" w:rsidP="170CE702">
      <w:pPr>
        <w:rPr>
          <w:lang w:val="es-ES"/>
        </w:rPr>
      </w:pPr>
      <w:r w:rsidRPr="6B33FEE5">
        <w:rPr>
          <w:lang w:val="es-ES"/>
        </w:rPr>
        <w:t xml:space="preserve">Entre los modelos propuestos están: (1) basados en el </w:t>
      </w:r>
      <w:proofErr w:type="spellStart"/>
      <w:r w:rsidRPr="6B33FEE5">
        <w:rPr>
          <w:lang w:val="es-ES"/>
        </w:rPr>
        <w:t>centroide</w:t>
      </w:r>
      <w:proofErr w:type="spellEnd"/>
      <w:r w:rsidRPr="6B33FEE5">
        <w:rPr>
          <w:lang w:val="es-ES"/>
        </w:rPr>
        <w:t xml:space="preserve"> de un conjunto de puntos polares (</w:t>
      </w:r>
      <w:proofErr w:type="spellStart"/>
      <w:r w:rsidRPr="6B33FEE5">
        <w:rPr>
          <w:i/>
          <w:iCs/>
          <w:lang w:val="es-ES"/>
        </w:rPr>
        <w:t>centroid</w:t>
      </w:r>
      <w:proofErr w:type="spellEnd"/>
      <w:r w:rsidRPr="6B33FEE5">
        <w:rPr>
          <w:i/>
          <w:iCs/>
          <w:lang w:val="es-ES"/>
        </w:rPr>
        <w:t xml:space="preserve"> of </w:t>
      </w:r>
      <w:proofErr w:type="spellStart"/>
      <w:r w:rsidRPr="6B33FEE5">
        <w:rPr>
          <w:i/>
          <w:iCs/>
          <w:lang w:val="es-ES"/>
        </w:rPr>
        <w:t>points</w:t>
      </w:r>
      <w:proofErr w:type="spellEnd"/>
      <w:r w:rsidRPr="6B33FEE5">
        <w:rPr>
          <w:i/>
          <w:iCs/>
          <w:lang w:val="es-ES"/>
        </w:rPr>
        <w:t xml:space="preserve"> of pole-polar </w:t>
      </w:r>
      <w:proofErr w:type="spellStart"/>
      <w:r w:rsidRPr="6B33FEE5">
        <w:rPr>
          <w:i/>
          <w:iCs/>
          <w:lang w:val="es-ES"/>
        </w:rPr>
        <w:t>geometry</w:t>
      </w:r>
      <w:proofErr w:type="spellEnd"/>
      <w:r w:rsidRPr="6B33FEE5">
        <w:rPr>
          <w:lang w:val="es-ES"/>
        </w:rPr>
        <w:t xml:space="preserve"> - PPC); (2) basado en una región de casco convexo definida por un conjunto de puntos de interés (</w:t>
      </w:r>
      <w:proofErr w:type="spellStart"/>
      <w:r w:rsidRPr="6B33FEE5">
        <w:rPr>
          <w:i/>
          <w:iCs/>
          <w:lang w:val="es-ES"/>
        </w:rPr>
        <w:t>convex</w:t>
      </w:r>
      <w:proofErr w:type="spellEnd"/>
      <w:r w:rsidRPr="6B33FEE5">
        <w:rPr>
          <w:i/>
          <w:iCs/>
          <w:lang w:val="es-ES"/>
        </w:rPr>
        <w:t xml:space="preserve"> </w:t>
      </w:r>
      <w:proofErr w:type="spellStart"/>
      <w:r w:rsidRPr="6B33FEE5">
        <w:rPr>
          <w:i/>
          <w:iCs/>
          <w:lang w:val="es-ES"/>
        </w:rPr>
        <w:t>hull</w:t>
      </w:r>
      <w:proofErr w:type="spellEnd"/>
      <w:r w:rsidRPr="6B33FEE5">
        <w:rPr>
          <w:i/>
          <w:iCs/>
          <w:lang w:val="es-ES"/>
        </w:rPr>
        <w:t xml:space="preserve"> </w:t>
      </w:r>
      <w:proofErr w:type="spellStart"/>
      <w:r w:rsidRPr="6B33FEE5">
        <w:rPr>
          <w:i/>
          <w:iCs/>
          <w:lang w:val="es-ES"/>
        </w:rPr>
        <w:t>region</w:t>
      </w:r>
      <w:proofErr w:type="spellEnd"/>
      <w:r w:rsidRPr="6B33FEE5">
        <w:rPr>
          <w:i/>
          <w:iCs/>
          <w:lang w:val="es-ES"/>
        </w:rPr>
        <w:t xml:space="preserve"> </w:t>
      </w:r>
      <w:proofErr w:type="spellStart"/>
      <w:r w:rsidRPr="6B33FEE5">
        <w:rPr>
          <w:i/>
          <w:iCs/>
          <w:lang w:val="es-ES"/>
        </w:rPr>
        <w:t>among</w:t>
      </w:r>
      <w:proofErr w:type="spellEnd"/>
      <w:r w:rsidRPr="6B33FEE5">
        <w:rPr>
          <w:i/>
          <w:iCs/>
          <w:lang w:val="es-ES"/>
        </w:rPr>
        <w:t xml:space="preserve"> pole-</w:t>
      </w:r>
      <w:proofErr w:type="spellStart"/>
      <w:r w:rsidRPr="6B33FEE5">
        <w:rPr>
          <w:i/>
          <w:iCs/>
          <w:lang w:val="es-ES"/>
        </w:rPr>
        <w:t>points</w:t>
      </w:r>
      <w:proofErr w:type="spellEnd"/>
      <w:r w:rsidRPr="6B33FEE5">
        <w:rPr>
          <w:i/>
          <w:iCs/>
          <w:lang w:val="es-ES"/>
        </w:rPr>
        <w:t xml:space="preserve"> - </w:t>
      </w:r>
      <w:r w:rsidRPr="6B33FEE5">
        <w:rPr>
          <w:lang w:val="es-ES"/>
        </w:rPr>
        <w:t>CHC); (3)</w:t>
      </w:r>
      <w:r w:rsidR="168F4311" w:rsidRPr="6B33FEE5">
        <w:rPr>
          <w:lang w:val="es-ES"/>
        </w:rPr>
        <w:t xml:space="preserve"> </w:t>
      </w:r>
      <w:r w:rsidRPr="6B33FEE5">
        <w:rPr>
          <w:lang w:val="es-ES"/>
        </w:rPr>
        <w:t xml:space="preserve">basado en el </w:t>
      </w:r>
      <w:proofErr w:type="spellStart"/>
      <w:r w:rsidRPr="6B33FEE5">
        <w:rPr>
          <w:lang w:val="es-ES"/>
        </w:rPr>
        <w:t>centroide</w:t>
      </w:r>
      <w:proofErr w:type="spellEnd"/>
      <w:r w:rsidRPr="6B33FEE5">
        <w:rPr>
          <w:lang w:val="es-ES"/>
        </w:rPr>
        <w:t xml:space="preserve"> de un conjunto de puntos de interés obtenidos por la intersección de líneas polares  (</w:t>
      </w:r>
      <w:proofErr w:type="spellStart"/>
      <w:r w:rsidRPr="6B33FEE5">
        <w:rPr>
          <w:i/>
          <w:iCs/>
          <w:lang w:val="es-ES"/>
        </w:rPr>
        <w:t>centroid</w:t>
      </w:r>
      <w:proofErr w:type="spellEnd"/>
      <w:r w:rsidRPr="6B33FEE5">
        <w:rPr>
          <w:i/>
          <w:iCs/>
          <w:lang w:val="es-ES"/>
        </w:rPr>
        <w:t xml:space="preserve"> of </w:t>
      </w:r>
      <w:proofErr w:type="spellStart"/>
      <w:r w:rsidRPr="6B33FEE5">
        <w:rPr>
          <w:i/>
          <w:iCs/>
          <w:lang w:val="es-ES"/>
        </w:rPr>
        <w:t>points</w:t>
      </w:r>
      <w:proofErr w:type="spellEnd"/>
      <w:r w:rsidRPr="6B33FEE5">
        <w:rPr>
          <w:i/>
          <w:iCs/>
          <w:lang w:val="es-ES"/>
        </w:rPr>
        <w:t xml:space="preserve"> </w:t>
      </w:r>
      <w:proofErr w:type="spellStart"/>
      <w:r w:rsidRPr="6B33FEE5">
        <w:rPr>
          <w:i/>
          <w:iCs/>
          <w:lang w:val="es-ES"/>
        </w:rPr>
        <w:t>obtained</w:t>
      </w:r>
      <w:proofErr w:type="spellEnd"/>
      <w:r w:rsidRPr="6B33FEE5">
        <w:rPr>
          <w:i/>
          <w:iCs/>
          <w:lang w:val="es-ES"/>
        </w:rPr>
        <w:t xml:space="preserve"> </w:t>
      </w:r>
      <w:proofErr w:type="spellStart"/>
      <w:r w:rsidRPr="6B33FEE5">
        <w:rPr>
          <w:i/>
          <w:iCs/>
          <w:lang w:val="es-ES"/>
        </w:rPr>
        <w:t>by</w:t>
      </w:r>
      <w:proofErr w:type="spellEnd"/>
      <w:r w:rsidRPr="6B33FEE5">
        <w:rPr>
          <w:i/>
          <w:iCs/>
          <w:lang w:val="es-ES"/>
        </w:rPr>
        <w:t xml:space="preserve"> polar-</w:t>
      </w:r>
      <w:proofErr w:type="spellStart"/>
      <w:r w:rsidRPr="6B33FEE5">
        <w:rPr>
          <w:i/>
          <w:iCs/>
          <w:lang w:val="es-ES"/>
        </w:rPr>
        <w:t>lines</w:t>
      </w:r>
      <w:proofErr w:type="spellEnd"/>
      <w:r w:rsidRPr="6B33FEE5">
        <w:rPr>
          <w:i/>
          <w:iCs/>
          <w:lang w:val="es-ES"/>
        </w:rPr>
        <w:t xml:space="preserve"> </w:t>
      </w:r>
      <w:proofErr w:type="spellStart"/>
      <w:r w:rsidRPr="6B33FEE5">
        <w:rPr>
          <w:i/>
          <w:iCs/>
          <w:lang w:val="es-ES"/>
        </w:rPr>
        <w:t>intersections</w:t>
      </w:r>
      <w:proofErr w:type="spellEnd"/>
      <w:r w:rsidRPr="6B33FEE5">
        <w:rPr>
          <w:i/>
          <w:iCs/>
          <w:lang w:val="es-ES"/>
        </w:rPr>
        <w:t xml:space="preserve"> - </w:t>
      </w:r>
      <w:r w:rsidRPr="6B33FEE5">
        <w:rPr>
          <w:lang w:val="es-ES"/>
        </w:rPr>
        <w:t xml:space="preserve">PLI); (4) basado en el </w:t>
      </w:r>
      <w:proofErr w:type="spellStart"/>
      <w:r w:rsidRPr="6B33FEE5">
        <w:rPr>
          <w:lang w:val="es-ES"/>
        </w:rPr>
        <w:t>centroide</w:t>
      </w:r>
      <w:proofErr w:type="spellEnd"/>
      <w:r w:rsidRPr="6B33FEE5">
        <w:rPr>
          <w:lang w:val="es-ES"/>
        </w:rPr>
        <w:t xml:space="preserve"> de un conjunto de puntos de interés obtenidos por la intersección de líneas tangentes, (</w:t>
      </w:r>
      <w:proofErr w:type="spellStart"/>
      <w:r w:rsidRPr="6B33FEE5">
        <w:rPr>
          <w:i/>
          <w:iCs/>
          <w:lang w:val="es-ES"/>
        </w:rPr>
        <w:t>centroid</w:t>
      </w:r>
      <w:proofErr w:type="spellEnd"/>
      <w:r w:rsidRPr="6B33FEE5">
        <w:rPr>
          <w:i/>
          <w:iCs/>
          <w:lang w:val="es-ES"/>
        </w:rPr>
        <w:t xml:space="preserve"> of </w:t>
      </w:r>
      <w:proofErr w:type="spellStart"/>
      <w:r w:rsidRPr="6B33FEE5">
        <w:rPr>
          <w:i/>
          <w:iCs/>
          <w:lang w:val="es-ES"/>
        </w:rPr>
        <w:t>points</w:t>
      </w:r>
      <w:proofErr w:type="spellEnd"/>
      <w:r w:rsidRPr="6B33FEE5">
        <w:rPr>
          <w:i/>
          <w:iCs/>
          <w:lang w:val="es-ES"/>
        </w:rPr>
        <w:t xml:space="preserve"> </w:t>
      </w:r>
      <w:proofErr w:type="spellStart"/>
      <w:r w:rsidRPr="6B33FEE5">
        <w:rPr>
          <w:i/>
          <w:iCs/>
          <w:lang w:val="es-ES"/>
        </w:rPr>
        <w:t>obtained</w:t>
      </w:r>
      <w:proofErr w:type="spellEnd"/>
      <w:r w:rsidRPr="6B33FEE5">
        <w:rPr>
          <w:i/>
          <w:iCs/>
          <w:lang w:val="es-ES"/>
        </w:rPr>
        <w:t xml:space="preserve"> </w:t>
      </w:r>
      <w:proofErr w:type="spellStart"/>
      <w:r w:rsidRPr="6B33FEE5">
        <w:rPr>
          <w:i/>
          <w:iCs/>
          <w:lang w:val="es-ES"/>
        </w:rPr>
        <w:t>by</w:t>
      </w:r>
      <w:proofErr w:type="spellEnd"/>
      <w:r w:rsidRPr="6B33FEE5">
        <w:rPr>
          <w:i/>
          <w:iCs/>
          <w:lang w:val="es-ES"/>
        </w:rPr>
        <w:t xml:space="preserve"> </w:t>
      </w:r>
      <w:proofErr w:type="spellStart"/>
      <w:r w:rsidRPr="6B33FEE5">
        <w:rPr>
          <w:i/>
          <w:iCs/>
          <w:lang w:val="es-ES"/>
        </w:rPr>
        <w:t>tangent</w:t>
      </w:r>
      <w:proofErr w:type="spellEnd"/>
      <w:r w:rsidRPr="6B33FEE5">
        <w:rPr>
          <w:i/>
          <w:iCs/>
          <w:lang w:val="es-ES"/>
        </w:rPr>
        <w:t xml:space="preserve"> </w:t>
      </w:r>
      <w:proofErr w:type="spellStart"/>
      <w:r w:rsidRPr="6B33FEE5">
        <w:rPr>
          <w:i/>
          <w:iCs/>
          <w:lang w:val="es-ES"/>
        </w:rPr>
        <w:t>lines</w:t>
      </w:r>
      <w:proofErr w:type="spellEnd"/>
      <w:r w:rsidRPr="6B33FEE5">
        <w:rPr>
          <w:i/>
          <w:iCs/>
          <w:lang w:val="es-ES"/>
        </w:rPr>
        <w:t xml:space="preserve"> </w:t>
      </w:r>
      <w:proofErr w:type="spellStart"/>
      <w:r w:rsidRPr="6B33FEE5">
        <w:rPr>
          <w:i/>
          <w:iCs/>
          <w:lang w:val="es-ES"/>
        </w:rPr>
        <w:t>intersections</w:t>
      </w:r>
      <w:proofErr w:type="spellEnd"/>
      <w:r w:rsidRPr="6B33FEE5">
        <w:rPr>
          <w:lang w:val="es-ES"/>
        </w:rPr>
        <w:t xml:space="preserve"> - TLI); (5) basado en el </w:t>
      </w:r>
      <w:proofErr w:type="spellStart"/>
      <w:r w:rsidRPr="6B33FEE5">
        <w:rPr>
          <w:lang w:val="es-ES"/>
        </w:rPr>
        <w:t>centroide</w:t>
      </w:r>
      <w:proofErr w:type="spellEnd"/>
      <w:r w:rsidRPr="6B33FEE5">
        <w:rPr>
          <w:lang w:val="es-ES"/>
        </w:rPr>
        <w:t xml:space="preserve"> de un conjunto de puntos de interés obtenidos mediante la intersección de líneas tangentes con ángulos mínimos (</w:t>
      </w:r>
      <w:proofErr w:type="spellStart"/>
      <w:r w:rsidRPr="6B33FEE5">
        <w:rPr>
          <w:i/>
          <w:iCs/>
          <w:lang w:val="es-ES"/>
        </w:rPr>
        <w:t>centroid</w:t>
      </w:r>
      <w:proofErr w:type="spellEnd"/>
      <w:r w:rsidRPr="6B33FEE5">
        <w:rPr>
          <w:i/>
          <w:iCs/>
          <w:lang w:val="es-ES"/>
        </w:rPr>
        <w:t xml:space="preserve"> of </w:t>
      </w:r>
      <w:proofErr w:type="spellStart"/>
      <w:r w:rsidRPr="6B33FEE5">
        <w:rPr>
          <w:i/>
          <w:iCs/>
          <w:lang w:val="es-ES"/>
        </w:rPr>
        <w:t>points</w:t>
      </w:r>
      <w:proofErr w:type="spellEnd"/>
      <w:r w:rsidRPr="6B33FEE5">
        <w:rPr>
          <w:i/>
          <w:iCs/>
          <w:lang w:val="es-ES"/>
        </w:rPr>
        <w:t xml:space="preserve"> </w:t>
      </w:r>
      <w:proofErr w:type="spellStart"/>
      <w:r w:rsidRPr="6B33FEE5">
        <w:rPr>
          <w:i/>
          <w:iCs/>
          <w:lang w:val="es-ES"/>
        </w:rPr>
        <w:t>obtained</w:t>
      </w:r>
      <w:proofErr w:type="spellEnd"/>
      <w:r w:rsidRPr="6B33FEE5">
        <w:rPr>
          <w:i/>
          <w:iCs/>
          <w:lang w:val="es-ES"/>
        </w:rPr>
        <w:t xml:space="preserve"> </w:t>
      </w:r>
      <w:proofErr w:type="spellStart"/>
      <w:r w:rsidRPr="6B33FEE5">
        <w:rPr>
          <w:i/>
          <w:iCs/>
          <w:lang w:val="es-ES"/>
        </w:rPr>
        <w:t>by</w:t>
      </w:r>
      <w:proofErr w:type="spellEnd"/>
      <w:r w:rsidRPr="6B33FEE5">
        <w:rPr>
          <w:i/>
          <w:iCs/>
          <w:lang w:val="es-ES"/>
        </w:rPr>
        <w:t xml:space="preserve"> </w:t>
      </w:r>
      <w:proofErr w:type="spellStart"/>
      <w:r w:rsidRPr="6B33FEE5">
        <w:rPr>
          <w:i/>
          <w:iCs/>
          <w:lang w:val="es-ES"/>
        </w:rPr>
        <w:t>tangent</w:t>
      </w:r>
      <w:proofErr w:type="spellEnd"/>
      <w:r w:rsidRPr="6B33FEE5">
        <w:rPr>
          <w:i/>
          <w:iCs/>
          <w:lang w:val="es-ES"/>
        </w:rPr>
        <w:t xml:space="preserve"> </w:t>
      </w:r>
      <w:proofErr w:type="spellStart"/>
      <w:r w:rsidRPr="6B33FEE5">
        <w:rPr>
          <w:i/>
          <w:iCs/>
          <w:lang w:val="es-ES"/>
        </w:rPr>
        <w:t>lines</w:t>
      </w:r>
      <w:proofErr w:type="spellEnd"/>
      <w:r w:rsidRPr="6B33FEE5">
        <w:rPr>
          <w:i/>
          <w:iCs/>
          <w:lang w:val="es-ES"/>
        </w:rPr>
        <w:t xml:space="preserve"> </w:t>
      </w:r>
      <w:proofErr w:type="spellStart"/>
      <w:r w:rsidRPr="6B33FEE5">
        <w:rPr>
          <w:i/>
          <w:iCs/>
          <w:lang w:val="es-ES"/>
        </w:rPr>
        <w:t>intersections</w:t>
      </w:r>
      <w:proofErr w:type="spellEnd"/>
      <w:r w:rsidRPr="6B33FEE5">
        <w:rPr>
          <w:i/>
          <w:iCs/>
          <w:lang w:val="es-ES"/>
        </w:rPr>
        <w:t xml:space="preserve"> </w:t>
      </w:r>
      <w:proofErr w:type="spellStart"/>
      <w:r w:rsidRPr="6B33FEE5">
        <w:rPr>
          <w:i/>
          <w:iCs/>
          <w:lang w:val="es-ES"/>
        </w:rPr>
        <w:t>with</w:t>
      </w:r>
      <w:proofErr w:type="spellEnd"/>
      <w:r w:rsidRPr="6B33FEE5">
        <w:rPr>
          <w:i/>
          <w:iCs/>
          <w:lang w:val="es-ES"/>
        </w:rPr>
        <w:t xml:space="preserve"> </w:t>
      </w:r>
      <w:proofErr w:type="spellStart"/>
      <w:r w:rsidRPr="6B33FEE5">
        <w:rPr>
          <w:i/>
          <w:iCs/>
          <w:lang w:val="es-ES"/>
        </w:rPr>
        <w:t>minimal</w:t>
      </w:r>
      <w:proofErr w:type="spellEnd"/>
      <w:r w:rsidRPr="6B33FEE5">
        <w:rPr>
          <w:i/>
          <w:iCs/>
          <w:lang w:val="es-ES"/>
        </w:rPr>
        <w:t xml:space="preserve"> </w:t>
      </w:r>
      <w:proofErr w:type="spellStart"/>
      <w:r w:rsidRPr="6B33FEE5">
        <w:rPr>
          <w:i/>
          <w:iCs/>
          <w:lang w:val="es-ES"/>
        </w:rPr>
        <w:t>angles</w:t>
      </w:r>
      <w:proofErr w:type="spellEnd"/>
      <w:r w:rsidRPr="6B33FEE5">
        <w:rPr>
          <w:i/>
          <w:iCs/>
          <w:lang w:val="es-ES"/>
        </w:rPr>
        <w:t xml:space="preserve"> - </w:t>
      </w:r>
      <w:r w:rsidRPr="6B33FEE5">
        <w:rPr>
          <w:lang w:val="es-ES"/>
        </w:rPr>
        <w:t xml:space="preserve">MAI). El primer método (PPC) tiene un coste computacional </w:t>
      </w:r>
      <w:r w:rsidRPr="6B33FEE5">
        <w:rPr>
          <w:i/>
          <w:iCs/>
          <w:lang w:val="es-ES"/>
        </w:rPr>
        <w:t>O</w:t>
      </w:r>
      <w:r w:rsidRPr="6B33FEE5">
        <w:rPr>
          <w:lang w:val="es-ES"/>
        </w:rPr>
        <w:t>(</w:t>
      </w:r>
      <w:r w:rsidRPr="6B33FEE5">
        <w:rPr>
          <w:i/>
          <w:iCs/>
          <w:lang w:val="es-ES"/>
        </w:rPr>
        <w:t>n</w:t>
      </w:r>
      <w:r w:rsidRPr="6B33FEE5">
        <w:rPr>
          <w:lang w:val="es-ES"/>
        </w:rPr>
        <w:t xml:space="preserve">), mientras que los otros cuestan </w:t>
      </w:r>
      <w:r w:rsidRPr="6B33FEE5">
        <w:rPr>
          <w:i/>
          <w:iCs/>
          <w:lang w:val="es-ES"/>
        </w:rPr>
        <w:t>O</w:t>
      </w:r>
      <w:r w:rsidRPr="6B33FEE5">
        <w:rPr>
          <w:lang w:val="es-ES"/>
        </w:rPr>
        <w:t>(</w:t>
      </w:r>
      <w:r w:rsidRPr="6B33FEE5">
        <w:rPr>
          <w:i/>
          <w:iCs/>
          <w:lang w:val="es-ES"/>
        </w:rPr>
        <w:t>n</w:t>
      </w:r>
      <w:r w:rsidRPr="6B33FEE5">
        <w:rPr>
          <w:lang w:val="es-ES"/>
        </w:rPr>
        <w:t xml:space="preserve"> log </w:t>
      </w:r>
      <w:r w:rsidRPr="6B33FEE5">
        <w:rPr>
          <w:i/>
          <w:iCs/>
          <w:lang w:val="es-ES"/>
        </w:rPr>
        <w:t>n</w:t>
      </w:r>
      <w:r w:rsidRPr="6B33FEE5">
        <w:rPr>
          <w:lang w:val="es-ES"/>
        </w:rPr>
        <w:t xml:space="preserve">), donde el valor de </w:t>
      </w:r>
      <w:r w:rsidRPr="6B33FEE5">
        <w:rPr>
          <w:i/>
          <w:iCs/>
          <w:lang w:val="es-ES"/>
        </w:rPr>
        <w:t xml:space="preserve">n </w:t>
      </w:r>
      <w:r w:rsidRPr="6B33FEE5">
        <w:rPr>
          <w:lang w:val="es-ES"/>
        </w:rPr>
        <w:t xml:space="preserve">representa el número de puntos de interés. Un sistema compuesto por </w:t>
      </w:r>
      <w:r w:rsidRPr="6B33FEE5">
        <w:rPr>
          <w:i/>
          <w:iCs/>
          <w:lang w:val="es-ES"/>
        </w:rPr>
        <w:t xml:space="preserve">m </w:t>
      </w:r>
      <w:r w:rsidRPr="6B33FEE5">
        <w:rPr>
          <w:lang w:val="es-ES"/>
        </w:rPr>
        <w:t>los receptores tendrán un máximo de puntos de interés polares generados por: p</w:t>
      </w:r>
      <w:proofErr w:type="gramStart"/>
      <w:r w:rsidRPr="6B33FEE5">
        <w:rPr>
          <w:lang w:val="es-ES"/>
        </w:rPr>
        <w:t>=(</w:t>
      </w:r>
      <w:proofErr w:type="gramEnd"/>
      <w:r w:rsidRPr="6B33FEE5">
        <w:rPr>
          <w:lang w:val="es-ES"/>
        </w:rPr>
        <w:t xml:space="preserve">m2) = </w:t>
      </w:r>
      <w:r w:rsidRPr="6B33FEE5">
        <w:rPr>
          <w:i/>
          <w:iCs/>
          <w:lang w:val="es-ES"/>
        </w:rPr>
        <w:t>m</w:t>
      </w:r>
      <w:r w:rsidRPr="6B33FEE5">
        <w:rPr>
          <w:lang w:val="es-ES"/>
        </w:rPr>
        <w:t>!/(2(</w:t>
      </w:r>
      <w:r w:rsidRPr="6B33FEE5">
        <w:rPr>
          <w:i/>
          <w:iCs/>
          <w:lang w:val="es-ES"/>
        </w:rPr>
        <w:t>m</w:t>
      </w:r>
      <w:r w:rsidRPr="6B33FEE5">
        <w:rPr>
          <w:rFonts w:ascii="Gungsuh" w:eastAsia="Gungsuh" w:hAnsi="Gungsuh" w:cs="Gungsuh"/>
          <w:lang w:val="es-ES"/>
        </w:rPr>
        <w:t xml:space="preserve"> − </w:t>
      </w:r>
      <w:r w:rsidRPr="6B33FEE5">
        <w:rPr>
          <w:lang w:val="es-ES"/>
        </w:rPr>
        <w:t>2)!). Para los modelos PPC, CHC e PLI</w:t>
      </w:r>
      <w:r w:rsidRPr="6B33FEE5">
        <w:rPr>
          <w:rFonts w:ascii="Gungsuh" w:eastAsia="Gungsuh" w:hAnsi="Gungsuh" w:cs="Gungsuh"/>
          <w:lang w:val="es-ES"/>
        </w:rPr>
        <w:t xml:space="preserve"> </w:t>
      </w:r>
      <w:r w:rsidRPr="6B33FEE5">
        <w:rPr>
          <w:i/>
          <w:iCs/>
          <w:lang w:val="es-ES"/>
        </w:rPr>
        <w:t>n</w:t>
      </w:r>
      <w:r w:rsidRPr="6B33FEE5">
        <w:rPr>
          <w:lang w:val="es-ES"/>
        </w:rPr>
        <w:t>=</w:t>
      </w:r>
      <w:r w:rsidRPr="6B33FEE5">
        <w:rPr>
          <w:i/>
          <w:iCs/>
          <w:lang w:val="es-ES"/>
        </w:rPr>
        <w:t>p</w:t>
      </w:r>
      <w:r w:rsidRPr="6B33FEE5">
        <w:rPr>
          <w:lang w:val="es-ES"/>
        </w:rPr>
        <w:t xml:space="preserve">; modelos TLI e MAI </w:t>
      </w:r>
      <w:r w:rsidRPr="6B33FEE5">
        <w:rPr>
          <w:i/>
          <w:iCs/>
          <w:lang w:val="es-ES"/>
        </w:rPr>
        <w:t>n</w:t>
      </w:r>
      <w:r w:rsidRPr="6B33FEE5">
        <w:rPr>
          <w:lang w:val="es-ES"/>
        </w:rPr>
        <w:t>=2</w:t>
      </w:r>
      <w:r w:rsidRPr="6B33FEE5">
        <w:rPr>
          <w:i/>
          <w:iCs/>
          <w:lang w:val="es-ES"/>
        </w:rPr>
        <w:t>p</w:t>
      </w:r>
      <w:r w:rsidRPr="6B33FEE5">
        <w:rPr>
          <w:lang w:val="es-ES"/>
        </w:rPr>
        <w:t xml:space="preserve">. Para los métodos propuestos, el coste de los mismos será </w:t>
      </w:r>
      <w:proofErr w:type="gramStart"/>
      <w:r w:rsidRPr="6B33FEE5">
        <w:rPr>
          <w:i/>
          <w:iCs/>
          <w:lang w:val="es-ES"/>
        </w:rPr>
        <w:t>O</w:t>
      </w:r>
      <w:r w:rsidRPr="6B33FEE5">
        <w:rPr>
          <w:lang w:val="es-ES"/>
        </w:rPr>
        <w:t>(</w:t>
      </w:r>
      <w:proofErr w:type="gramEnd"/>
      <w:r w:rsidRPr="6B33FEE5">
        <w:rPr>
          <w:i/>
          <w:iCs/>
          <w:lang w:val="es-ES"/>
        </w:rPr>
        <w:t>m</w:t>
      </w:r>
      <w:r w:rsidRPr="6B33FEE5">
        <w:rPr>
          <w:vertAlign w:val="superscript"/>
          <w:lang w:val="es-ES"/>
        </w:rPr>
        <w:t>2</w:t>
      </w:r>
      <w:r w:rsidRPr="6B33FEE5">
        <w:rPr>
          <w:lang w:val="es-ES"/>
        </w:rPr>
        <w:t>) en función del coste de realización (m</w:t>
      </w:r>
      <w:r w:rsidRPr="6B33FEE5">
        <w:rPr>
          <w:highlight w:val="yellow"/>
          <w:lang w:val="es-ES"/>
        </w:rPr>
        <w:t>2</w:t>
      </w:r>
      <w:r w:rsidRPr="6B33FEE5">
        <w:rPr>
          <w:lang w:val="es-ES"/>
        </w:rPr>
        <w:t xml:space="preserve">) combinaciones. En este estudio, se utilizarán datos brutos (sin procesar) para evaluar la precisión de los métodos con la presencia de errores.  Estos errores son el resultado de la </w:t>
      </w:r>
      <w:proofErr w:type="spellStart"/>
      <w:r w:rsidRPr="6B33FEE5">
        <w:rPr>
          <w:lang w:val="es-ES"/>
        </w:rPr>
        <w:t>multitrayectoria</w:t>
      </w:r>
      <w:proofErr w:type="spellEnd"/>
      <w:r w:rsidRPr="6B33FEE5">
        <w:rPr>
          <w:lang w:val="es-ES"/>
        </w:rPr>
        <w:t xml:space="preserve"> de la señal, la presencia de obstáculos y la </w:t>
      </w:r>
      <w:proofErr w:type="spellStart"/>
      <w:r w:rsidRPr="6B33FEE5">
        <w:rPr>
          <w:lang w:val="es-ES"/>
        </w:rPr>
        <w:lastRenderedPageBreak/>
        <w:t>co</w:t>
      </w:r>
      <w:proofErr w:type="spellEnd"/>
      <w:r w:rsidR="386FACB1" w:rsidRPr="6B33FEE5">
        <w:rPr>
          <w:lang w:val="es-ES"/>
        </w:rPr>
        <w:t>-</w:t>
      </w:r>
      <w:r w:rsidRPr="6B33FEE5">
        <w:rPr>
          <w:lang w:val="es-ES"/>
        </w:rPr>
        <w:t xml:space="preserve">presencia de varias fuentes electromagnéticas. Los resultados de los métodos propuestos se compararon con los métodos numéricos ya consolidados en la literatura como </w:t>
      </w:r>
      <w:r w:rsidRPr="6B33FEE5">
        <w:rPr>
          <w:i/>
          <w:iCs/>
          <w:lang w:val="es-ES"/>
        </w:rPr>
        <w:t>Newton–</w:t>
      </w:r>
      <w:proofErr w:type="spellStart"/>
      <w:r w:rsidRPr="6B33FEE5">
        <w:rPr>
          <w:i/>
          <w:iCs/>
          <w:lang w:val="es-ES"/>
        </w:rPr>
        <w:t>Rapson</w:t>
      </w:r>
      <w:proofErr w:type="spellEnd"/>
      <w:r w:rsidRPr="6B33FEE5">
        <w:rPr>
          <w:lang w:val="es-ES"/>
        </w:rPr>
        <w:t xml:space="preserve"> (</w:t>
      </w:r>
      <w:proofErr w:type="spellStart"/>
      <w:r w:rsidRPr="6B33FEE5">
        <w:rPr>
          <w:lang w:val="es-ES"/>
        </w:rPr>
        <w:t>NRm</w:t>
      </w:r>
      <w:proofErr w:type="spellEnd"/>
      <w:r w:rsidRPr="6B33FEE5">
        <w:rPr>
          <w:lang w:val="es-ES"/>
        </w:rPr>
        <w:t>), Mínimos cuadrados</w:t>
      </w:r>
      <w:r w:rsidR="386FACB1" w:rsidRPr="6B33FEE5">
        <w:rPr>
          <w:lang w:val="es-ES"/>
        </w:rPr>
        <w:t xml:space="preserve"> </w:t>
      </w:r>
      <w:r w:rsidRPr="6B33FEE5">
        <w:rPr>
          <w:lang w:val="es-ES"/>
        </w:rPr>
        <w:t>(</w:t>
      </w:r>
      <w:proofErr w:type="spellStart"/>
      <w:r w:rsidRPr="6B33FEE5">
        <w:rPr>
          <w:i/>
          <w:iCs/>
          <w:lang w:val="es-ES"/>
        </w:rPr>
        <w:t>Least-Square</w:t>
      </w:r>
      <w:proofErr w:type="spellEnd"/>
      <w:r w:rsidRPr="6B33FEE5">
        <w:rPr>
          <w:lang w:val="es-ES"/>
        </w:rPr>
        <w:t xml:space="preserve"> - </w:t>
      </w:r>
      <w:proofErr w:type="spellStart"/>
      <w:r w:rsidRPr="6B33FEE5">
        <w:rPr>
          <w:lang w:val="es-ES"/>
        </w:rPr>
        <w:t>LSm</w:t>
      </w:r>
      <w:proofErr w:type="spellEnd"/>
      <w:r w:rsidRPr="6B33FEE5">
        <w:rPr>
          <w:lang w:val="es-ES"/>
        </w:rPr>
        <w:t xml:space="preserve">) e </w:t>
      </w:r>
      <w:r w:rsidRPr="6B33FEE5">
        <w:rPr>
          <w:i/>
          <w:iCs/>
          <w:lang w:val="es-ES"/>
        </w:rPr>
        <w:t xml:space="preserve">Mínimos </w:t>
      </w:r>
      <w:proofErr w:type="spellStart"/>
      <w:r w:rsidRPr="6B33FEE5">
        <w:rPr>
          <w:i/>
          <w:iCs/>
          <w:lang w:val="es-ES"/>
        </w:rPr>
        <w:t>Quadrados</w:t>
      </w:r>
      <w:proofErr w:type="spellEnd"/>
      <w:r w:rsidRPr="6B33FEE5">
        <w:rPr>
          <w:i/>
          <w:iCs/>
          <w:lang w:val="es-ES"/>
        </w:rPr>
        <w:t xml:space="preserve"> Ponderados</w:t>
      </w:r>
      <w:r w:rsidRPr="6B33FEE5">
        <w:rPr>
          <w:lang w:val="es-ES"/>
        </w:rPr>
        <w:t xml:space="preserve"> (</w:t>
      </w:r>
      <w:proofErr w:type="spellStart"/>
      <w:r w:rsidRPr="6B33FEE5">
        <w:rPr>
          <w:i/>
          <w:iCs/>
          <w:lang w:val="es-ES"/>
        </w:rPr>
        <w:t>Weighted</w:t>
      </w:r>
      <w:proofErr w:type="spellEnd"/>
      <w:r w:rsidRPr="6B33FEE5">
        <w:rPr>
          <w:i/>
          <w:iCs/>
          <w:lang w:val="es-ES"/>
        </w:rPr>
        <w:t xml:space="preserve"> </w:t>
      </w:r>
      <w:proofErr w:type="spellStart"/>
      <w:r w:rsidRPr="6B33FEE5">
        <w:rPr>
          <w:i/>
          <w:iCs/>
          <w:lang w:val="es-ES"/>
        </w:rPr>
        <w:t>Least</w:t>
      </w:r>
      <w:proofErr w:type="spellEnd"/>
      <w:r w:rsidRPr="6B33FEE5">
        <w:rPr>
          <w:i/>
          <w:iCs/>
          <w:lang w:val="es-ES"/>
        </w:rPr>
        <w:t xml:space="preserve"> </w:t>
      </w:r>
      <w:proofErr w:type="spellStart"/>
      <w:r w:rsidRPr="6B33FEE5">
        <w:rPr>
          <w:i/>
          <w:iCs/>
          <w:lang w:val="es-ES"/>
        </w:rPr>
        <w:t>Squares</w:t>
      </w:r>
      <w:proofErr w:type="spellEnd"/>
      <w:r w:rsidRPr="6B33FEE5">
        <w:rPr>
          <w:lang w:val="es-ES"/>
        </w:rPr>
        <w:t xml:space="preserve"> - </w:t>
      </w:r>
      <w:proofErr w:type="spellStart"/>
      <w:r w:rsidRPr="6B33FEE5">
        <w:rPr>
          <w:lang w:val="es-ES"/>
        </w:rPr>
        <w:t>WLSm</w:t>
      </w:r>
      <w:proofErr w:type="spellEnd"/>
      <w:r w:rsidRPr="6B33FEE5">
        <w:rPr>
          <w:lang w:val="es-ES"/>
        </w:rPr>
        <w:t xml:space="preserve">) </w:t>
      </w:r>
      <w:r w:rsidRPr="6B33FEE5">
        <w:rPr>
          <w:highlight w:val="yellow"/>
          <w:lang w:val="es-ES"/>
        </w:rPr>
        <w:t xml:space="preserve">os </w:t>
      </w:r>
      <w:proofErr w:type="spellStart"/>
      <w:r w:rsidRPr="6B33FEE5">
        <w:rPr>
          <w:highlight w:val="yellow"/>
          <w:lang w:val="es-ES"/>
        </w:rPr>
        <w:t>quais</w:t>
      </w:r>
      <w:proofErr w:type="spellEnd"/>
      <w:r w:rsidRPr="6B33FEE5">
        <w:rPr>
          <w:highlight w:val="yellow"/>
          <w:lang w:val="es-ES"/>
        </w:rPr>
        <w:t xml:space="preserve"> </w:t>
      </w:r>
      <w:proofErr w:type="spellStart"/>
      <w:r w:rsidRPr="6B33FEE5">
        <w:rPr>
          <w:highlight w:val="yellow"/>
          <w:lang w:val="es-ES"/>
        </w:rPr>
        <w:t>têm</w:t>
      </w:r>
      <w:proofErr w:type="spellEnd"/>
      <w:r w:rsidRPr="6B33FEE5">
        <w:rPr>
          <w:highlight w:val="yellow"/>
          <w:lang w:val="es-ES"/>
        </w:rPr>
        <w:t xml:space="preserve"> </w:t>
      </w:r>
      <w:proofErr w:type="spellStart"/>
      <w:r w:rsidRPr="6B33FEE5">
        <w:rPr>
          <w:highlight w:val="yellow"/>
          <w:lang w:val="es-ES"/>
        </w:rPr>
        <w:t>custo</w:t>
      </w:r>
      <w:proofErr w:type="spellEnd"/>
      <w:r w:rsidRPr="6B33FEE5">
        <w:rPr>
          <w:highlight w:val="yellow"/>
          <w:lang w:val="es-ES"/>
        </w:rPr>
        <w:t xml:space="preserve"> computacional</w:t>
      </w:r>
      <w:r w:rsidRPr="6B33FEE5">
        <w:rPr>
          <w:lang w:val="es-ES"/>
        </w:rPr>
        <w:t xml:space="preserve"> ~</w:t>
      </w:r>
      <w:r w:rsidRPr="6B33FEE5">
        <w:rPr>
          <w:i/>
          <w:iCs/>
          <w:lang w:val="es-ES"/>
        </w:rPr>
        <w:t>O</w:t>
      </w:r>
      <w:r w:rsidRPr="6B33FEE5">
        <w:rPr>
          <w:lang w:val="es-ES"/>
        </w:rPr>
        <w:t>(</w:t>
      </w:r>
      <w:r w:rsidRPr="6B33FEE5">
        <w:rPr>
          <w:i/>
          <w:iCs/>
          <w:lang w:val="es-ES"/>
        </w:rPr>
        <w:t>m</w:t>
      </w:r>
      <w:r w:rsidRPr="6B33FEE5">
        <w:rPr>
          <w:vertAlign w:val="superscript"/>
          <w:lang w:val="es-ES"/>
        </w:rPr>
        <w:t>3</w:t>
      </w:r>
      <w:r w:rsidRPr="6B33FEE5">
        <w:rPr>
          <w:lang w:val="es-ES"/>
        </w:rPr>
        <w:t>).</w:t>
      </w:r>
    </w:p>
    <w:p w14:paraId="000000C3" w14:textId="03E5F39E" w:rsidR="00184BD9" w:rsidRPr="006B160B" w:rsidRDefault="00F150BE" w:rsidP="170CE702">
      <w:pPr>
        <w:rPr>
          <w:lang w:val="es-ES"/>
        </w:rPr>
      </w:pPr>
      <w:r w:rsidRPr="0048375A">
        <w:rPr>
          <w:lang w:val="es-ES_tradnl"/>
        </w:rPr>
        <w:tab/>
      </w:r>
      <w:r w:rsidR="648294AF" w:rsidRPr="170CE702">
        <w:rPr>
          <w:lang w:val="es-ES"/>
        </w:rPr>
        <w:t>Asegurar la precisión de una localización requiere de datos de alta calidad, sin embargo, esto no siempre es posible, por lo que la propuesta de este trabajo es utilizar métodos geométricos para minimizar los errores y maximizar la precisión para localizar la posición de un dispositivo emisor/receptor de señales.</w:t>
      </w:r>
    </w:p>
    <w:p w14:paraId="000000C4" w14:textId="77777777" w:rsidR="00184BD9" w:rsidRPr="006B160B" w:rsidRDefault="00184BD9" w:rsidP="6B33FEE5">
      <w:pPr>
        <w:rPr>
          <w:lang w:val="es-ES"/>
        </w:rPr>
      </w:pPr>
    </w:p>
    <w:p w14:paraId="479F73C8" w14:textId="17B559F7" w:rsidR="33885D17" w:rsidRDefault="33885D17" w:rsidP="5B0BC201">
      <w:pPr>
        <w:pStyle w:val="Ttulo2"/>
        <w:rPr>
          <w:lang w:val="es-ES"/>
        </w:rPr>
      </w:pPr>
      <w:bookmarkStart w:id="114" w:name="_Toc132235231"/>
      <w:r w:rsidRPr="5B0BC201">
        <w:rPr>
          <w:lang w:val="es-ES"/>
        </w:rPr>
        <w:t xml:space="preserve">Contribución 3:  </w:t>
      </w:r>
      <w:r w:rsidR="151CA31C" w:rsidRPr="5B0BC201">
        <w:rPr>
          <w:bCs/>
          <w:i/>
          <w:iCs/>
          <w:color w:val="000000" w:themeColor="text1"/>
          <w:lang w:val="es-ES"/>
        </w:rPr>
        <w:t xml:space="preserve"> New </w:t>
      </w:r>
      <w:proofErr w:type="spellStart"/>
      <w:r w:rsidR="151CA31C" w:rsidRPr="5B0BC201">
        <w:rPr>
          <w:bCs/>
          <w:i/>
          <w:iCs/>
          <w:color w:val="000000" w:themeColor="text1"/>
          <w:lang w:val="es-ES"/>
        </w:rPr>
        <w:t>signal</w:t>
      </w:r>
      <w:proofErr w:type="spellEnd"/>
      <w:r w:rsidR="151CA31C" w:rsidRPr="5B0BC201">
        <w:rPr>
          <w:bCs/>
          <w:i/>
          <w:iCs/>
          <w:color w:val="000000" w:themeColor="text1"/>
          <w:lang w:val="es-ES"/>
        </w:rPr>
        <w:t xml:space="preserve"> </w:t>
      </w:r>
      <w:proofErr w:type="spellStart"/>
      <w:r w:rsidR="151CA31C" w:rsidRPr="5B0BC201">
        <w:rPr>
          <w:bCs/>
          <w:i/>
          <w:iCs/>
          <w:color w:val="000000" w:themeColor="text1"/>
          <w:lang w:val="es-ES"/>
        </w:rPr>
        <w:t>location</w:t>
      </w:r>
      <w:proofErr w:type="spellEnd"/>
      <w:r w:rsidR="151CA31C" w:rsidRPr="5B0BC201">
        <w:rPr>
          <w:bCs/>
          <w:i/>
          <w:iCs/>
          <w:color w:val="000000" w:themeColor="text1"/>
          <w:lang w:val="es-ES"/>
        </w:rPr>
        <w:t xml:space="preserve"> </w:t>
      </w:r>
      <w:proofErr w:type="spellStart"/>
      <w:r w:rsidR="151CA31C" w:rsidRPr="5B0BC201">
        <w:rPr>
          <w:bCs/>
          <w:i/>
          <w:iCs/>
          <w:color w:val="000000" w:themeColor="text1"/>
          <w:lang w:val="es-ES"/>
        </w:rPr>
        <w:t>method</w:t>
      </w:r>
      <w:proofErr w:type="spellEnd"/>
      <w:r w:rsidR="151CA31C" w:rsidRPr="5B0BC201">
        <w:rPr>
          <w:bCs/>
          <w:i/>
          <w:iCs/>
          <w:color w:val="000000" w:themeColor="text1"/>
          <w:lang w:val="es-ES"/>
        </w:rPr>
        <w:t xml:space="preserve"> </w:t>
      </w:r>
      <w:proofErr w:type="spellStart"/>
      <w:r w:rsidR="151CA31C" w:rsidRPr="5B0BC201">
        <w:rPr>
          <w:bCs/>
          <w:i/>
          <w:iCs/>
          <w:color w:val="000000" w:themeColor="text1"/>
          <w:lang w:val="es-ES"/>
        </w:rPr>
        <w:t>based</w:t>
      </w:r>
      <w:proofErr w:type="spellEnd"/>
      <w:r w:rsidR="151CA31C" w:rsidRPr="5B0BC201">
        <w:rPr>
          <w:bCs/>
          <w:i/>
          <w:iCs/>
          <w:color w:val="000000" w:themeColor="text1"/>
          <w:lang w:val="es-ES"/>
        </w:rPr>
        <w:t xml:space="preserve"> </w:t>
      </w:r>
      <w:proofErr w:type="spellStart"/>
      <w:r w:rsidR="151CA31C" w:rsidRPr="5B0BC201">
        <w:rPr>
          <w:bCs/>
          <w:i/>
          <w:iCs/>
          <w:color w:val="000000" w:themeColor="text1"/>
          <w:lang w:val="es-ES"/>
        </w:rPr>
        <w:t>on</w:t>
      </w:r>
      <w:proofErr w:type="spellEnd"/>
      <w:r w:rsidR="151CA31C" w:rsidRPr="5B0BC201">
        <w:rPr>
          <w:bCs/>
          <w:i/>
          <w:iCs/>
          <w:color w:val="000000" w:themeColor="text1"/>
          <w:lang w:val="es-ES"/>
        </w:rPr>
        <w:t xml:space="preserve"> </w:t>
      </w:r>
      <w:proofErr w:type="spellStart"/>
      <w:r w:rsidR="151CA31C" w:rsidRPr="5B0BC201">
        <w:rPr>
          <w:bCs/>
          <w:i/>
          <w:iCs/>
          <w:color w:val="000000" w:themeColor="text1"/>
          <w:lang w:val="es-ES"/>
        </w:rPr>
        <w:t>signal-range</w:t>
      </w:r>
      <w:proofErr w:type="spellEnd"/>
      <w:r w:rsidR="151CA31C" w:rsidRPr="5B0BC201">
        <w:rPr>
          <w:bCs/>
          <w:i/>
          <w:iCs/>
          <w:color w:val="000000" w:themeColor="text1"/>
          <w:lang w:val="es-ES"/>
        </w:rPr>
        <w:t xml:space="preserve"> data </w:t>
      </w:r>
      <w:proofErr w:type="spellStart"/>
      <w:r w:rsidR="151CA31C" w:rsidRPr="5B0BC201">
        <w:rPr>
          <w:bCs/>
          <w:i/>
          <w:iCs/>
          <w:color w:val="000000" w:themeColor="text1"/>
          <w:lang w:val="es-ES"/>
        </w:rPr>
        <w:t>for</w:t>
      </w:r>
      <w:proofErr w:type="spellEnd"/>
      <w:r w:rsidR="151CA31C" w:rsidRPr="5B0BC201">
        <w:rPr>
          <w:bCs/>
          <w:i/>
          <w:iCs/>
          <w:color w:val="000000" w:themeColor="text1"/>
          <w:lang w:val="es-ES"/>
        </w:rPr>
        <w:t xml:space="preserve"> </w:t>
      </w:r>
      <w:proofErr w:type="spellStart"/>
      <w:r w:rsidR="151CA31C" w:rsidRPr="5B0BC201">
        <w:rPr>
          <w:bCs/>
          <w:i/>
          <w:iCs/>
          <w:color w:val="000000" w:themeColor="text1"/>
          <w:lang w:val="es-ES"/>
        </w:rPr>
        <w:t>proximity</w:t>
      </w:r>
      <w:proofErr w:type="spellEnd"/>
      <w:r w:rsidR="151CA31C" w:rsidRPr="5B0BC201">
        <w:rPr>
          <w:bCs/>
          <w:i/>
          <w:iCs/>
          <w:color w:val="000000" w:themeColor="text1"/>
          <w:lang w:val="es-ES"/>
        </w:rPr>
        <w:t xml:space="preserve"> </w:t>
      </w:r>
      <w:proofErr w:type="spellStart"/>
      <w:r w:rsidR="151CA31C" w:rsidRPr="5B0BC201">
        <w:rPr>
          <w:bCs/>
          <w:i/>
          <w:iCs/>
          <w:color w:val="000000" w:themeColor="text1"/>
          <w:lang w:val="es-ES"/>
        </w:rPr>
        <w:t>tracing</w:t>
      </w:r>
      <w:proofErr w:type="spellEnd"/>
      <w:r w:rsidR="151CA31C" w:rsidRPr="5B0BC201">
        <w:rPr>
          <w:bCs/>
          <w:i/>
          <w:iCs/>
          <w:color w:val="000000" w:themeColor="text1"/>
          <w:lang w:val="es-ES"/>
        </w:rPr>
        <w:t xml:space="preserve"> </w:t>
      </w:r>
      <w:proofErr w:type="spellStart"/>
      <w:r w:rsidR="151CA31C" w:rsidRPr="5B0BC201">
        <w:rPr>
          <w:bCs/>
          <w:i/>
          <w:iCs/>
          <w:color w:val="000000" w:themeColor="text1"/>
          <w:lang w:val="es-ES"/>
        </w:rPr>
        <w:t>tools</w:t>
      </w:r>
      <w:proofErr w:type="spellEnd"/>
      <w:r w:rsidR="507414B8" w:rsidRPr="5B0BC201">
        <w:rPr>
          <w:bCs/>
          <w:i/>
          <w:iCs/>
          <w:color w:val="000000" w:themeColor="text1"/>
          <w:lang w:val="es-ES"/>
        </w:rPr>
        <w:t xml:space="preserve"> A </w:t>
      </w:r>
      <w:proofErr w:type="spellStart"/>
      <w:r w:rsidR="507414B8" w:rsidRPr="5B0BC201">
        <w:rPr>
          <w:bCs/>
          <w:i/>
          <w:iCs/>
          <w:color w:val="000000" w:themeColor="text1"/>
          <w:lang w:val="es-ES"/>
        </w:rPr>
        <w:t>Context-Aware</w:t>
      </w:r>
      <w:proofErr w:type="spellEnd"/>
      <w:r w:rsidR="507414B8" w:rsidRPr="5B0BC201">
        <w:rPr>
          <w:bCs/>
          <w:i/>
          <w:iCs/>
          <w:color w:val="000000" w:themeColor="text1"/>
          <w:lang w:val="es-ES"/>
        </w:rPr>
        <w:t xml:space="preserve"> Artificial </w:t>
      </w:r>
      <w:proofErr w:type="spellStart"/>
      <w:r w:rsidR="507414B8" w:rsidRPr="5B0BC201">
        <w:rPr>
          <w:bCs/>
          <w:i/>
          <w:iCs/>
          <w:color w:val="000000" w:themeColor="text1"/>
          <w:lang w:val="es-ES"/>
        </w:rPr>
        <w:t>Intelligence-based</w:t>
      </w:r>
      <w:proofErr w:type="spellEnd"/>
      <w:r w:rsidR="507414B8" w:rsidRPr="5B0BC201">
        <w:rPr>
          <w:bCs/>
          <w:i/>
          <w:iCs/>
          <w:color w:val="000000" w:themeColor="text1"/>
          <w:lang w:val="es-ES"/>
        </w:rPr>
        <w:t xml:space="preserve"> </w:t>
      </w:r>
      <w:proofErr w:type="spellStart"/>
      <w:r w:rsidR="507414B8" w:rsidRPr="5B0BC201">
        <w:rPr>
          <w:bCs/>
          <w:i/>
          <w:iCs/>
          <w:color w:val="000000" w:themeColor="text1"/>
          <w:lang w:val="es-ES"/>
        </w:rPr>
        <w:t>System</w:t>
      </w:r>
      <w:proofErr w:type="spellEnd"/>
      <w:r w:rsidR="507414B8" w:rsidRPr="5B0BC201">
        <w:rPr>
          <w:bCs/>
          <w:i/>
          <w:iCs/>
          <w:color w:val="000000" w:themeColor="text1"/>
          <w:lang w:val="es-ES"/>
        </w:rPr>
        <w:t xml:space="preserve"> </w:t>
      </w:r>
      <w:proofErr w:type="spellStart"/>
      <w:r w:rsidR="507414B8" w:rsidRPr="5B0BC201">
        <w:rPr>
          <w:bCs/>
          <w:i/>
          <w:iCs/>
          <w:color w:val="000000" w:themeColor="text1"/>
          <w:lang w:val="es-ES"/>
        </w:rPr>
        <w:t>to</w:t>
      </w:r>
      <w:proofErr w:type="spellEnd"/>
      <w:r w:rsidR="507414B8" w:rsidRPr="5B0BC201">
        <w:rPr>
          <w:bCs/>
          <w:i/>
          <w:iCs/>
          <w:color w:val="000000" w:themeColor="text1"/>
          <w:lang w:val="es-ES"/>
        </w:rPr>
        <w:t xml:space="preserve"> </w:t>
      </w:r>
      <w:proofErr w:type="spellStart"/>
      <w:r w:rsidR="507414B8" w:rsidRPr="5B0BC201">
        <w:rPr>
          <w:bCs/>
          <w:i/>
          <w:iCs/>
          <w:color w:val="000000" w:themeColor="text1"/>
          <w:lang w:val="es-ES"/>
        </w:rPr>
        <w:t>Support</w:t>
      </w:r>
      <w:proofErr w:type="spellEnd"/>
      <w:r w:rsidR="507414B8" w:rsidRPr="5B0BC201">
        <w:rPr>
          <w:bCs/>
          <w:i/>
          <w:iCs/>
          <w:color w:val="000000" w:themeColor="text1"/>
          <w:lang w:val="es-ES"/>
        </w:rPr>
        <w:t xml:space="preserve"> Street </w:t>
      </w:r>
      <w:proofErr w:type="spellStart"/>
      <w:r w:rsidR="507414B8" w:rsidRPr="5B0BC201">
        <w:rPr>
          <w:bCs/>
          <w:i/>
          <w:iCs/>
          <w:color w:val="000000" w:themeColor="text1"/>
          <w:lang w:val="es-ES"/>
        </w:rPr>
        <w:t>Crossings</w:t>
      </w:r>
      <w:proofErr w:type="spellEnd"/>
      <w:r w:rsidR="507414B8" w:rsidRPr="5B0BC201">
        <w:rPr>
          <w:bCs/>
          <w:i/>
          <w:iCs/>
          <w:color w:val="000000" w:themeColor="text1"/>
          <w:lang w:val="es-ES"/>
        </w:rPr>
        <w:t xml:space="preserve"> </w:t>
      </w:r>
      <w:proofErr w:type="spellStart"/>
      <w:r w:rsidR="507414B8" w:rsidRPr="5B0BC201">
        <w:rPr>
          <w:bCs/>
          <w:i/>
          <w:iCs/>
          <w:color w:val="000000" w:themeColor="text1"/>
          <w:lang w:val="es-ES"/>
        </w:rPr>
        <w:t>For</w:t>
      </w:r>
      <w:proofErr w:type="spellEnd"/>
      <w:r w:rsidR="507414B8" w:rsidRPr="5B0BC201">
        <w:rPr>
          <w:bCs/>
          <w:i/>
          <w:iCs/>
          <w:color w:val="000000" w:themeColor="text1"/>
          <w:lang w:val="es-ES"/>
        </w:rPr>
        <w:t xml:space="preserve"> </w:t>
      </w:r>
      <w:proofErr w:type="spellStart"/>
      <w:r w:rsidR="507414B8" w:rsidRPr="5B0BC201">
        <w:rPr>
          <w:bCs/>
          <w:i/>
          <w:iCs/>
          <w:color w:val="000000" w:themeColor="text1"/>
          <w:lang w:val="es-ES"/>
        </w:rPr>
        <w:t>Pedestrians</w:t>
      </w:r>
      <w:proofErr w:type="spellEnd"/>
      <w:r w:rsidR="507414B8" w:rsidRPr="5B0BC201">
        <w:rPr>
          <w:bCs/>
          <w:i/>
          <w:iCs/>
          <w:color w:val="000000" w:themeColor="text1"/>
          <w:lang w:val="es-ES"/>
        </w:rPr>
        <w:t xml:space="preserve"> </w:t>
      </w:r>
      <w:proofErr w:type="spellStart"/>
      <w:r w:rsidR="507414B8" w:rsidRPr="5B0BC201">
        <w:rPr>
          <w:bCs/>
          <w:i/>
          <w:iCs/>
          <w:color w:val="000000" w:themeColor="text1"/>
          <w:lang w:val="es-ES"/>
        </w:rPr>
        <w:t>with</w:t>
      </w:r>
      <w:proofErr w:type="spellEnd"/>
      <w:r w:rsidR="507414B8" w:rsidRPr="5B0BC201">
        <w:rPr>
          <w:bCs/>
          <w:i/>
          <w:iCs/>
          <w:color w:val="000000" w:themeColor="text1"/>
          <w:lang w:val="es-ES"/>
        </w:rPr>
        <w:t xml:space="preserve"> Visual </w:t>
      </w:r>
      <w:proofErr w:type="spellStart"/>
      <w:r w:rsidR="507414B8" w:rsidRPr="5B0BC201">
        <w:rPr>
          <w:bCs/>
          <w:i/>
          <w:iCs/>
          <w:color w:val="000000" w:themeColor="text1"/>
          <w:lang w:val="es-ES"/>
        </w:rPr>
        <w:t>Impairments</w:t>
      </w:r>
      <w:bookmarkEnd w:id="114"/>
      <w:proofErr w:type="spellEnd"/>
    </w:p>
    <w:p w14:paraId="000000CF" w14:textId="77777777" w:rsidR="00184BD9" w:rsidRPr="006B160B" w:rsidRDefault="00184BD9" w:rsidP="6B33FEE5">
      <w:pPr>
        <w:rPr>
          <w:lang w:val="es-ES"/>
        </w:rPr>
      </w:pPr>
    </w:p>
    <w:p w14:paraId="000000D0" w14:textId="4E9339AF" w:rsidR="00184BD9" w:rsidRPr="006B160B" w:rsidRDefault="648294AF" w:rsidP="170CE702">
      <w:pPr>
        <w:ind w:firstLine="720"/>
        <w:rPr>
          <w:lang w:val="es-ES"/>
        </w:rPr>
      </w:pPr>
      <w:r w:rsidRPr="6B33FEE5">
        <w:rPr>
          <w:lang w:val="es-ES"/>
        </w:rPr>
        <w:t>Las personas con discapacidad tienen la posibilidad de vivir su vida de forma más independiente y con mayor calidad gracias a las intervenciones de las tecnologías de la información y la comunicación (</w:t>
      </w:r>
      <w:proofErr w:type="spellStart"/>
      <w:r w:rsidRPr="6B33FEE5">
        <w:rPr>
          <w:i/>
          <w:iCs/>
          <w:lang w:val="es-ES"/>
        </w:rPr>
        <w:t>Information</w:t>
      </w:r>
      <w:proofErr w:type="spellEnd"/>
      <w:r w:rsidRPr="6B33FEE5">
        <w:rPr>
          <w:i/>
          <w:iCs/>
          <w:lang w:val="es-ES"/>
        </w:rPr>
        <w:t xml:space="preserve"> and </w:t>
      </w:r>
      <w:proofErr w:type="spellStart"/>
      <w:r w:rsidRPr="6B33FEE5">
        <w:rPr>
          <w:i/>
          <w:iCs/>
          <w:lang w:val="es-ES"/>
        </w:rPr>
        <w:t>Communication</w:t>
      </w:r>
      <w:proofErr w:type="spellEnd"/>
      <w:r w:rsidRPr="6B33FEE5">
        <w:rPr>
          <w:i/>
          <w:iCs/>
          <w:lang w:val="es-ES"/>
        </w:rPr>
        <w:t xml:space="preserve"> </w:t>
      </w:r>
      <w:proofErr w:type="spellStart"/>
      <w:r w:rsidRPr="6B33FEE5">
        <w:rPr>
          <w:i/>
          <w:iCs/>
          <w:lang w:val="es-ES"/>
        </w:rPr>
        <w:t>Technology</w:t>
      </w:r>
      <w:proofErr w:type="spellEnd"/>
      <w:r w:rsidRPr="6B33FEE5">
        <w:rPr>
          <w:lang w:val="es-ES"/>
        </w:rPr>
        <w:t>-ICT) (</w:t>
      </w:r>
      <w:proofErr w:type="spellStart"/>
      <w:r w:rsidRPr="6B33FEE5">
        <w:rPr>
          <w:lang w:val="es-ES"/>
        </w:rPr>
        <w:t>Lancioni</w:t>
      </w:r>
      <w:proofErr w:type="spellEnd"/>
      <w:r w:rsidRPr="6B33FEE5">
        <w:rPr>
          <w:lang w:val="es-ES"/>
        </w:rPr>
        <w:t xml:space="preserve"> et al. 2020).La Inteligencia Artificial (IA) y las tecnologías móviles han contribuido a que las personas con discapacidades aumenten su participación en la sociedad, ayudándoles a comunicarse, aprender, comprar, viajar, moverse por la ciudad, entre otras muchas (</w:t>
      </w:r>
      <w:proofErr w:type="spellStart"/>
      <w:r w:rsidRPr="6B33FEE5">
        <w:rPr>
          <w:lang w:val="es-ES"/>
        </w:rPr>
        <w:t>Baumgatner</w:t>
      </w:r>
      <w:proofErr w:type="spellEnd"/>
      <w:r w:rsidRPr="6B33FEE5">
        <w:rPr>
          <w:lang w:val="es-ES"/>
        </w:rPr>
        <w:t xml:space="preserve">, </w:t>
      </w:r>
      <w:proofErr w:type="spellStart"/>
      <w:r w:rsidRPr="6B33FEE5">
        <w:rPr>
          <w:lang w:val="es-ES"/>
        </w:rPr>
        <w:t>Rohrbach</w:t>
      </w:r>
      <w:proofErr w:type="spellEnd"/>
      <w:r w:rsidRPr="6B33FEE5">
        <w:rPr>
          <w:lang w:val="es-ES"/>
        </w:rPr>
        <w:t xml:space="preserve"> e </w:t>
      </w:r>
      <w:proofErr w:type="spellStart"/>
      <w:r w:rsidRPr="6B33FEE5">
        <w:rPr>
          <w:lang w:val="es-ES"/>
        </w:rPr>
        <w:t>Schönhagen</w:t>
      </w:r>
      <w:proofErr w:type="spellEnd"/>
      <w:r w:rsidRPr="6B33FEE5">
        <w:rPr>
          <w:lang w:val="es-ES"/>
        </w:rPr>
        <w:t xml:space="preserve"> 2021), (Molina-Cantero et al. 2019), (</w:t>
      </w:r>
      <w:proofErr w:type="spellStart"/>
      <w:r w:rsidRPr="6B33FEE5">
        <w:rPr>
          <w:lang w:val="es-ES"/>
        </w:rPr>
        <w:t>Balasuriya</w:t>
      </w:r>
      <w:proofErr w:type="spellEnd"/>
      <w:r w:rsidRPr="6B33FEE5">
        <w:rPr>
          <w:lang w:val="es-ES"/>
        </w:rPr>
        <w:t xml:space="preserve"> et al. 2017), (</w:t>
      </w:r>
      <w:proofErr w:type="spellStart"/>
      <w:r w:rsidRPr="6B33FEE5">
        <w:rPr>
          <w:lang w:val="es-ES"/>
        </w:rPr>
        <w:t>Mahmud</w:t>
      </w:r>
      <w:proofErr w:type="spellEnd"/>
      <w:r w:rsidRPr="6B33FEE5">
        <w:rPr>
          <w:lang w:val="es-ES"/>
        </w:rPr>
        <w:t xml:space="preserve"> et al. 2020). Entre las personas con discapacidad, las que tienen problemas de visión son el centro de este estudio. En este contexto, la IA, mediante las tecnologías de asistencia, ha destacado en el proceso de mejora de la calidad de vida de estas personas. La Organización Mundial de la </w:t>
      </w:r>
      <w:proofErr w:type="gramStart"/>
      <w:r w:rsidRPr="6B33FEE5">
        <w:rPr>
          <w:lang w:val="es-ES"/>
        </w:rPr>
        <w:t>Salud  (</w:t>
      </w:r>
      <w:proofErr w:type="gramEnd"/>
      <w:r w:rsidRPr="6B33FEE5">
        <w:rPr>
          <w:lang w:val="es-ES"/>
        </w:rPr>
        <w:t xml:space="preserve">OMS) calcula que 2.200 millones de personas viven con discapacidad visual de cerca o de lejos en todo el mundo (Organización Mundial da </w:t>
      </w:r>
      <w:proofErr w:type="spellStart"/>
      <w:r w:rsidRPr="6B33FEE5">
        <w:rPr>
          <w:lang w:val="es-ES"/>
        </w:rPr>
        <w:t>Saúde</w:t>
      </w:r>
      <w:proofErr w:type="spellEnd"/>
      <w:r w:rsidRPr="6B33FEE5">
        <w:rPr>
          <w:lang w:val="es-ES"/>
        </w:rPr>
        <w:t xml:space="preserve"> 2021). Entre ellos, una de las actividades más difíciles de su vida diaria es la movilidad, más concretamente, cruzar las calles (</w:t>
      </w:r>
      <w:proofErr w:type="spellStart"/>
      <w:r w:rsidRPr="6B33FEE5">
        <w:rPr>
          <w:lang w:val="es-ES"/>
        </w:rPr>
        <w:t>Hakobyan</w:t>
      </w:r>
      <w:proofErr w:type="spellEnd"/>
      <w:r w:rsidRPr="6B33FEE5">
        <w:rPr>
          <w:lang w:val="es-ES"/>
        </w:rPr>
        <w:t xml:space="preserve"> et al. 2013). Como solución a este problema, las ciudades han implantado dispositivos de accesibilidad para cruzar las carreteras, en su mayoría basados en alertas sonoras emitidas por los semáforos. Sin embargo, este tipo de solución presenta deficiencias en cuanto a su capacidad para transcribir el entorno. Entre otras, hay dos situaciones más críticas para este tipo de solución, la primera es la contaminación acústica de las grandes ciudades y la segunda cuando hay intersecciones muy cercanas entre sí varias emisiones sonoras generarán confusión y aumentarán la dificultad de los </w:t>
      </w:r>
      <w:r w:rsidRPr="6B33FEE5">
        <w:rPr>
          <w:lang w:val="es-ES"/>
        </w:rPr>
        <w:lastRenderedPageBreak/>
        <w:t>discapacitados visuales para cruzar la carretera. La combinación de la informática ubicua, las tecnologías de detección, los protocolos de comunicación en Internet y los dispositivos integrados son los frutos del advenimiento llamado Internet de los objetos (</w:t>
      </w:r>
      <w:proofErr w:type="spellStart"/>
      <w:r w:rsidRPr="6B33FEE5">
        <w:rPr>
          <w:lang w:val="es-ES"/>
        </w:rPr>
        <w:t>IoT</w:t>
      </w:r>
      <w:proofErr w:type="spellEnd"/>
      <w:r w:rsidRPr="6B33FEE5">
        <w:rPr>
          <w:lang w:val="es-ES"/>
        </w:rPr>
        <w:t xml:space="preserve">) (Suzuki 2017). El </w:t>
      </w:r>
      <w:proofErr w:type="spellStart"/>
      <w:r w:rsidRPr="6B33FEE5">
        <w:rPr>
          <w:lang w:val="es-ES"/>
        </w:rPr>
        <w:t>IoT</w:t>
      </w:r>
      <w:proofErr w:type="spellEnd"/>
      <w:r w:rsidRPr="6B33FEE5">
        <w:rPr>
          <w:lang w:val="es-ES"/>
        </w:rPr>
        <w:t xml:space="preserve"> contribuye en la actualidad a la creación de un escenario con numerosas soluciones para las llamadas "ciudades inteligentes" en las que el uso de los </w:t>
      </w:r>
      <w:proofErr w:type="spellStart"/>
      <w:r w:rsidRPr="6B33FEE5">
        <w:rPr>
          <w:i/>
          <w:iCs/>
          <w:lang w:val="es-ES"/>
        </w:rPr>
        <w:t>smartphones</w:t>
      </w:r>
      <w:proofErr w:type="spellEnd"/>
      <w:r w:rsidRPr="6B33FEE5">
        <w:rPr>
          <w:lang w:val="es-ES"/>
        </w:rPr>
        <w:t>, ampliamente disponibles hoy en día para el público en general, se han convertido en importantes herramientas. En el contexto abordado en este estudio, las personas con discapacidad visual están incluidas en este público, ya que utilizan ampliamente los teléfonos inteligentes como tecnología</w:t>
      </w:r>
      <w:r w:rsidR="59618ACD" w:rsidRPr="6B33FEE5">
        <w:rPr>
          <w:lang w:val="es-ES"/>
        </w:rPr>
        <w:t xml:space="preserve"> </w:t>
      </w:r>
      <w:proofErr w:type="spellStart"/>
      <w:r w:rsidR="59618ACD" w:rsidRPr="6B33FEE5">
        <w:rPr>
          <w:lang w:val="es-ES"/>
        </w:rPr>
        <w:t>asistiva</w:t>
      </w:r>
      <w:proofErr w:type="spellEnd"/>
      <w:r w:rsidRPr="6B33FEE5">
        <w:rPr>
          <w:lang w:val="es-ES"/>
        </w:rPr>
        <w:t xml:space="preserve"> (</w:t>
      </w:r>
      <w:proofErr w:type="spellStart"/>
      <w:r w:rsidRPr="6B33FEE5">
        <w:rPr>
          <w:lang w:val="es-ES"/>
        </w:rPr>
        <w:t>Khan</w:t>
      </w:r>
      <w:proofErr w:type="spellEnd"/>
      <w:r w:rsidRPr="6B33FEE5">
        <w:rPr>
          <w:lang w:val="es-ES"/>
        </w:rPr>
        <w:t xml:space="preserve"> &amp; </w:t>
      </w:r>
      <w:proofErr w:type="spellStart"/>
      <w:r w:rsidRPr="6B33FEE5">
        <w:rPr>
          <w:lang w:val="es-ES"/>
        </w:rPr>
        <w:t>Khusro</w:t>
      </w:r>
      <w:proofErr w:type="spellEnd"/>
      <w:r w:rsidRPr="6B33FEE5">
        <w:rPr>
          <w:lang w:val="es-ES"/>
        </w:rPr>
        <w:t xml:space="preserve">, 2020; Retorta e </w:t>
      </w:r>
      <w:proofErr w:type="spellStart"/>
      <w:r w:rsidRPr="6B33FEE5">
        <w:rPr>
          <w:lang w:val="es-ES"/>
        </w:rPr>
        <w:t>Cristovão</w:t>
      </w:r>
      <w:proofErr w:type="spellEnd"/>
      <w:r w:rsidRPr="6B33FEE5">
        <w:rPr>
          <w:lang w:val="es-ES"/>
        </w:rPr>
        <w:t xml:space="preserve"> 2017).</w:t>
      </w:r>
    </w:p>
    <w:p w14:paraId="000000D1" w14:textId="22279BB9" w:rsidR="00184BD9" w:rsidRPr="006B160B" w:rsidRDefault="00F150BE" w:rsidP="6B33FEE5">
      <w:pPr>
        <w:rPr>
          <w:lang w:val="es-ES"/>
        </w:rPr>
      </w:pPr>
      <w:r w:rsidRPr="0048375A">
        <w:rPr>
          <w:lang w:val="es-ES_tradnl"/>
        </w:rPr>
        <w:tab/>
      </w:r>
      <w:r w:rsidRPr="6B33FEE5">
        <w:rPr>
          <w:lang w:val="es-ES"/>
        </w:rPr>
        <w:t>En este estudio presentamos un sistema sensible al contexto que guía a las personas con discapacidad visual para cruzar las carreteras. Este sistema consiste en la instalación de semáforos inteligentes (</w:t>
      </w:r>
      <w:proofErr w:type="spellStart"/>
      <w:r w:rsidRPr="6B33FEE5">
        <w:rPr>
          <w:i/>
          <w:iCs/>
          <w:lang w:val="es-ES"/>
        </w:rPr>
        <w:t>Seebot</w:t>
      </w:r>
      <w:proofErr w:type="spellEnd"/>
      <w:r w:rsidRPr="6B33FEE5">
        <w:rPr>
          <w:i/>
          <w:iCs/>
          <w:lang w:val="es-ES"/>
        </w:rPr>
        <w:t xml:space="preserve"> </w:t>
      </w:r>
      <w:proofErr w:type="spellStart"/>
      <w:r w:rsidRPr="6B33FEE5">
        <w:rPr>
          <w:i/>
          <w:iCs/>
          <w:lang w:val="es-ES"/>
        </w:rPr>
        <w:t>Agent</w:t>
      </w:r>
      <w:proofErr w:type="spellEnd"/>
      <w:r w:rsidRPr="6B33FEE5">
        <w:rPr>
          <w:lang w:val="es-ES"/>
        </w:rPr>
        <w:t xml:space="preserve">) (1) emparejados con </w:t>
      </w:r>
      <w:proofErr w:type="spellStart"/>
      <w:r w:rsidRPr="6B33FEE5">
        <w:rPr>
          <w:i/>
          <w:iCs/>
          <w:lang w:val="es-ES"/>
        </w:rPr>
        <w:t>WiFi</w:t>
      </w:r>
      <w:proofErr w:type="spellEnd"/>
      <w:r w:rsidRPr="6B33FEE5">
        <w:rPr>
          <w:lang w:val="es-ES"/>
        </w:rPr>
        <w:t xml:space="preserve"> en una intersección. Este hardware funciona junto con un marco de software que detecta automáticamente los movimientos de los vehículos y los peatones y guía a las personas con discapacidad visual por la carretera. El semáforo calcula la ubicación del usuario y la situación del tráfico mediante la </w:t>
      </w:r>
      <w:proofErr w:type="spellStart"/>
      <w:r w:rsidRPr="6B33FEE5">
        <w:rPr>
          <w:lang w:val="es-ES"/>
        </w:rPr>
        <w:t>trilateración</w:t>
      </w:r>
      <w:proofErr w:type="spellEnd"/>
      <w:r w:rsidRPr="6B33FEE5">
        <w:rPr>
          <w:lang w:val="es-ES"/>
        </w:rPr>
        <w:t xml:space="preserve"> de señales hacia y desde un modelo de visión por ordenador previamente entrenado. Una aplicación móvil en el </w:t>
      </w:r>
      <w:proofErr w:type="spellStart"/>
      <w:r w:rsidRPr="6B33FEE5">
        <w:rPr>
          <w:lang w:val="es-ES"/>
        </w:rPr>
        <w:t>smartphone</w:t>
      </w:r>
      <w:proofErr w:type="spellEnd"/>
      <w:r w:rsidRPr="6B33FEE5">
        <w:rPr>
          <w:lang w:val="es-ES"/>
        </w:rPr>
        <w:t xml:space="preserve"> del peatón con discapacidad visual se comunica con el semáforo y le ayuda a cruzar la calle con seguridad.</w:t>
      </w:r>
    </w:p>
    <w:p w14:paraId="000000D2" w14:textId="77777777" w:rsidR="00184BD9" w:rsidRPr="006B160B" w:rsidRDefault="00184BD9" w:rsidP="6B33FEE5">
      <w:pPr>
        <w:rPr>
          <w:color w:val="0000FF"/>
          <w:lang w:val="es-ES"/>
        </w:rPr>
      </w:pPr>
    </w:p>
    <w:p w14:paraId="000000D3" w14:textId="77777777" w:rsidR="00184BD9" w:rsidRPr="006B160B" w:rsidRDefault="00F150BE" w:rsidP="6B33FEE5">
      <w:pPr>
        <w:rPr>
          <w:lang w:val="es-ES"/>
        </w:rPr>
      </w:pPr>
      <w:r w:rsidRPr="6B33FEE5">
        <w:rPr>
          <w:lang w:val="es-ES"/>
        </w:rPr>
        <w:t xml:space="preserve"> </w:t>
      </w:r>
    </w:p>
    <w:p w14:paraId="000000D4" w14:textId="77777777" w:rsidR="00184BD9" w:rsidRPr="006B160B" w:rsidRDefault="00F150BE" w:rsidP="6B33FEE5">
      <w:pPr>
        <w:pStyle w:val="Ttulo1"/>
        <w:rPr>
          <w:lang w:val="es-ES"/>
        </w:rPr>
      </w:pPr>
      <w:bookmarkStart w:id="115" w:name="_6wikg4ni5k9m"/>
      <w:bookmarkEnd w:id="115"/>
      <w:r w:rsidRPr="6B33FEE5">
        <w:rPr>
          <w:lang w:val="es-ES"/>
        </w:rPr>
        <w:br w:type="page"/>
      </w:r>
    </w:p>
    <w:p w14:paraId="000000D5" w14:textId="77777777" w:rsidR="00184BD9" w:rsidRPr="006B160B" w:rsidRDefault="00F150BE" w:rsidP="6B33FEE5">
      <w:pPr>
        <w:pStyle w:val="Ttulo1"/>
        <w:rPr>
          <w:lang w:val="es-ES"/>
        </w:rPr>
      </w:pPr>
      <w:bookmarkStart w:id="116" w:name="_Toc132235232"/>
      <w:r w:rsidRPr="6B33FEE5">
        <w:rPr>
          <w:lang w:val="es-ES"/>
        </w:rPr>
        <w:lastRenderedPageBreak/>
        <w:t>Capítulo 2</w:t>
      </w:r>
      <w:bookmarkEnd w:id="116"/>
    </w:p>
    <w:p w14:paraId="000000D6" w14:textId="77777777" w:rsidR="00184BD9" w:rsidRPr="006B160B" w:rsidRDefault="00F150BE" w:rsidP="6B33FEE5">
      <w:pPr>
        <w:pStyle w:val="Ttulo2"/>
        <w:rPr>
          <w:lang w:val="es-ES"/>
        </w:rPr>
      </w:pPr>
      <w:bookmarkStart w:id="117" w:name="_Toc132235233"/>
      <w:r w:rsidRPr="6B33FEE5">
        <w:rPr>
          <w:lang w:val="es-ES"/>
        </w:rPr>
        <w:t>Objetivos</w:t>
      </w:r>
      <w:bookmarkEnd w:id="117"/>
      <w:r w:rsidRPr="6B33FEE5">
        <w:rPr>
          <w:lang w:val="es-ES"/>
        </w:rPr>
        <w:t xml:space="preserve"> </w:t>
      </w:r>
    </w:p>
    <w:p w14:paraId="000000D7" w14:textId="77777777" w:rsidR="00184BD9" w:rsidRPr="006B160B" w:rsidRDefault="00F150BE" w:rsidP="6B33FEE5">
      <w:pPr>
        <w:ind w:firstLine="720"/>
        <w:rPr>
          <w:lang w:val="es-ES"/>
        </w:rPr>
      </w:pPr>
      <w:r w:rsidRPr="6B33FEE5">
        <w:rPr>
          <w:lang w:val="es-ES"/>
        </w:rPr>
        <w:t xml:space="preserve">Tal y como se describe en la introducción de esta tesis, este estudio se compone de cuatro </w:t>
      </w:r>
      <w:proofErr w:type="spellStart"/>
      <w:r w:rsidRPr="6B33FEE5">
        <w:rPr>
          <w:lang w:val="es-ES"/>
        </w:rPr>
        <w:t>subestudios</w:t>
      </w:r>
      <w:proofErr w:type="spellEnd"/>
      <w:r w:rsidRPr="6B33FEE5">
        <w:rPr>
          <w:lang w:val="es-ES"/>
        </w:rPr>
        <w:t xml:space="preserve"> principales que se complementan entre sí: el primero de ellos propone la creación de un semáforo inteligente que sea capaz de ayudar a las personas con discapacidad visual a cruzar las carreteras de forma autónoma y segura, el segundo estudio explora una nueva metodología para mejorar los resultados de los métodos de localización de posición 2D a partir de una fuente de señal enviada por un transmisor, generando un menor coste computacional y el tercer estudio tiene como propuesta mejorar la precisión de los resultados del segundo estudio sin aumentar el coste computacional. En el cuarto estudio se propusieron y ejecutaron las mejoras del primer estudio con el objetivo de proporcionar una guía personalizada para distinguir a las personas con discapacidad visual de los peatones ordinarios y ayudarles mejor a cruzar la carretera, también se implementaron mejoras en la aplicación, se realizaron pruebas de campo y se implementaron mejoras en el semáforo inteligente. Para cada bloque se formaliza una serie de objetivos a alcanzar.</w:t>
      </w:r>
    </w:p>
    <w:p w14:paraId="000000D8" w14:textId="77777777" w:rsidR="00184BD9" w:rsidRPr="006B160B" w:rsidRDefault="00184BD9" w:rsidP="6B33FEE5">
      <w:pPr>
        <w:ind w:firstLine="720"/>
        <w:rPr>
          <w:color w:val="0000FF"/>
          <w:lang w:val="es-ES"/>
        </w:rPr>
      </w:pPr>
    </w:p>
    <w:p w14:paraId="000000D9" w14:textId="77777777" w:rsidR="00184BD9" w:rsidRPr="006B160B" w:rsidRDefault="00184BD9" w:rsidP="6B33FEE5">
      <w:pPr>
        <w:rPr>
          <w:lang w:val="es-ES"/>
        </w:rPr>
      </w:pPr>
    </w:p>
    <w:p w14:paraId="1F44607C" w14:textId="6936BDE2" w:rsidR="76FE34E3" w:rsidRDefault="3C3BAE45" w:rsidP="5B0BC201">
      <w:pPr>
        <w:pStyle w:val="Ttulo2"/>
        <w:rPr>
          <w:bCs/>
          <w:i/>
          <w:iCs/>
          <w:color w:val="000000" w:themeColor="text1"/>
          <w:lang w:val="es-ES"/>
        </w:rPr>
      </w:pPr>
      <w:bookmarkStart w:id="118" w:name="_Toc132235234"/>
      <w:r w:rsidRPr="5B0BC201">
        <w:rPr>
          <w:lang w:val="es-ES"/>
        </w:rPr>
        <w:t xml:space="preserve">Contribución 1:  </w:t>
      </w:r>
      <w:r w:rsidR="76FE34E3" w:rsidRPr="5B0BC201">
        <w:rPr>
          <w:bCs/>
          <w:i/>
          <w:iCs/>
          <w:color w:val="000000" w:themeColor="text1"/>
          <w:lang w:val="es-ES"/>
        </w:rPr>
        <w:t xml:space="preserve"> A </w:t>
      </w:r>
      <w:proofErr w:type="spellStart"/>
      <w:r w:rsidR="76FE34E3" w:rsidRPr="5B0BC201">
        <w:rPr>
          <w:bCs/>
          <w:i/>
          <w:iCs/>
          <w:color w:val="000000" w:themeColor="text1"/>
          <w:lang w:val="es-ES"/>
        </w:rPr>
        <w:t>technological</w:t>
      </w:r>
      <w:proofErr w:type="spellEnd"/>
      <w:r w:rsidR="76FE34E3" w:rsidRPr="5B0BC201">
        <w:rPr>
          <w:bCs/>
          <w:i/>
          <w:iCs/>
          <w:color w:val="000000" w:themeColor="text1"/>
          <w:lang w:val="es-ES"/>
        </w:rPr>
        <w:t xml:space="preserve"> </w:t>
      </w:r>
      <w:proofErr w:type="spellStart"/>
      <w:r w:rsidR="76FE34E3" w:rsidRPr="5B0BC201">
        <w:rPr>
          <w:bCs/>
          <w:i/>
          <w:iCs/>
          <w:color w:val="000000" w:themeColor="text1"/>
          <w:lang w:val="es-ES"/>
        </w:rPr>
        <w:t>innovation</w:t>
      </w:r>
      <w:proofErr w:type="spellEnd"/>
      <w:r w:rsidR="76FE34E3" w:rsidRPr="5B0BC201">
        <w:rPr>
          <w:bCs/>
          <w:i/>
          <w:iCs/>
          <w:color w:val="000000" w:themeColor="text1"/>
          <w:lang w:val="es-ES"/>
        </w:rPr>
        <w:t xml:space="preserve"> </w:t>
      </w:r>
      <w:proofErr w:type="spellStart"/>
      <w:r w:rsidR="76FE34E3" w:rsidRPr="5B0BC201">
        <w:rPr>
          <w:bCs/>
          <w:i/>
          <w:iCs/>
          <w:color w:val="000000" w:themeColor="text1"/>
          <w:lang w:val="es-ES"/>
        </w:rPr>
        <w:t>to</w:t>
      </w:r>
      <w:proofErr w:type="spellEnd"/>
      <w:r w:rsidR="76FE34E3" w:rsidRPr="5B0BC201">
        <w:rPr>
          <w:bCs/>
          <w:i/>
          <w:iCs/>
          <w:color w:val="000000" w:themeColor="text1"/>
          <w:lang w:val="es-ES"/>
        </w:rPr>
        <w:t xml:space="preserve"> </w:t>
      </w:r>
      <w:proofErr w:type="spellStart"/>
      <w:r w:rsidR="76FE34E3" w:rsidRPr="5B0BC201">
        <w:rPr>
          <w:bCs/>
          <w:i/>
          <w:iCs/>
          <w:color w:val="000000" w:themeColor="text1"/>
          <w:lang w:val="es-ES"/>
        </w:rPr>
        <w:t>safely</w:t>
      </w:r>
      <w:proofErr w:type="spellEnd"/>
      <w:r w:rsidR="76FE34E3" w:rsidRPr="5B0BC201">
        <w:rPr>
          <w:bCs/>
          <w:i/>
          <w:iCs/>
          <w:color w:val="000000" w:themeColor="text1"/>
          <w:lang w:val="es-ES"/>
        </w:rPr>
        <w:t xml:space="preserve"> </w:t>
      </w:r>
      <w:proofErr w:type="spellStart"/>
      <w:r w:rsidR="76FE34E3" w:rsidRPr="5B0BC201">
        <w:rPr>
          <w:bCs/>
          <w:i/>
          <w:iCs/>
          <w:color w:val="000000" w:themeColor="text1"/>
          <w:lang w:val="es-ES"/>
        </w:rPr>
        <w:t>aid</w:t>
      </w:r>
      <w:proofErr w:type="spellEnd"/>
      <w:r w:rsidR="76FE34E3" w:rsidRPr="5B0BC201">
        <w:rPr>
          <w:bCs/>
          <w:i/>
          <w:iCs/>
          <w:color w:val="000000" w:themeColor="text1"/>
          <w:lang w:val="es-ES"/>
        </w:rPr>
        <w:t xml:space="preserve"> in </w:t>
      </w:r>
      <w:proofErr w:type="spellStart"/>
      <w:r w:rsidR="76FE34E3" w:rsidRPr="5B0BC201">
        <w:rPr>
          <w:bCs/>
          <w:i/>
          <w:iCs/>
          <w:color w:val="000000" w:themeColor="text1"/>
          <w:lang w:val="es-ES"/>
        </w:rPr>
        <w:t>the</w:t>
      </w:r>
      <w:proofErr w:type="spellEnd"/>
      <w:r w:rsidR="76FE34E3" w:rsidRPr="5B0BC201">
        <w:rPr>
          <w:bCs/>
          <w:i/>
          <w:iCs/>
          <w:color w:val="000000" w:themeColor="text1"/>
          <w:lang w:val="es-ES"/>
        </w:rPr>
        <w:t xml:space="preserve"> </w:t>
      </w:r>
      <w:proofErr w:type="spellStart"/>
      <w:r w:rsidR="76FE34E3" w:rsidRPr="5B0BC201">
        <w:rPr>
          <w:bCs/>
          <w:i/>
          <w:iCs/>
          <w:color w:val="000000" w:themeColor="text1"/>
          <w:lang w:val="es-ES"/>
        </w:rPr>
        <w:t>spatial</w:t>
      </w:r>
      <w:proofErr w:type="spellEnd"/>
      <w:r w:rsidR="76FE34E3" w:rsidRPr="5B0BC201">
        <w:rPr>
          <w:bCs/>
          <w:i/>
          <w:iCs/>
          <w:color w:val="000000" w:themeColor="text1"/>
          <w:lang w:val="es-ES"/>
        </w:rPr>
        <w:t xml:space="preserve"> </w:t>
      </w:r>
      <w:proofErr w:type="spellStart"/>
      <w:r w:rsidR="76FE34E3" w:rsidRPr="5B0BC201">
        <w:rPr>
          <w:bCs/>
          <w:i/>
          <w:iCs/>
          <w:color w:val="000000" w:themeColor="text1"/>
          <w:lang w:val="es-ES"/>
        </w:rPr>
        <w:t>orientation</w:t>
      </w:r>
      <w:proofErr w:type="spellEnd"/>
      <w:r w:rsidR="76FE34E3" w:rsidRPr="5B0BC201">
        <w:rPr>
          <w:bCs/>
          <w:i/>
          <w:iCs/>
          <w:color w:val="000000" w:themeColor="text1"/>
          <w:lang w:val="es-ES"/>
        </w:rPr>
        <w:t xml:space="preserve"> of </w:t>
      </w:r>
      <w:proofErr w:type="spellStart"/>
      <w:r w:rsidR="76FE34E3" w:rsidRPr="5B0BC201">
        <w:rPr>
          <w:bCs/>
          <w:i/>
          <w:iCs/>
          <w:color w:val="000000" w:themeColor="text1"/>
          <w:lang w:val="es-ES"/>
        </w:rPr>
        <w:t>blind</w:t>
      </w:r>
      <w:proofErr w:type="spellEnd"/>
      <w:r w:rsidR="76FE34E3" w:rsidRPr="5B0BC201">
        <w:rPr>
          <w:bCs/>
          <w:i/>
          <w:iCs/>
          <w:color w:val="000000" w:themeColor="text1"/>
          <w:lang w:val="es-ES"/>
        </w:rPr>
        <w:t xml:space="preserve"> </w:t>
      </w:r>
      <w:proofErr w:type="spellStart"/>
      <w:r w:rsidR="76FE34E3" w:rsidRPr="5B0BC201">
        <w:rPr>
          <w:bCs/>
          <w:i/>
          <w:iCs/>
          <w:color w:val="000000" w:themeColor="text1"/>
          <w:lang w:val="es-ES"/>
        </w:rPr>
        <w:t>people</w:t>
      </w:r>
      <w:proofErr w:type="spellEnd"/>
      <w:r w:rsidR="00992405">
        <w:rPr>
          <w:bCs/>
          <w:i/>
          <w:iCs/>
          <w:color w:val="000000" w:themeColor="text1"/>
          <w:lang w:val="es-ES"/>
        </w:rPr>
        <w:t xml:space="preserve"> </w:t>
      </w:r>
      <w:r w:rsidR="76FE34E3" w:rsidRPr="5B0BC201">
        <w:rPr>
          <w:bCs/>
          <w:i/>
          <w:iCs/>
          <w:color w:val="000000" w:themeColor="text1"/>
          <w:lang w:val="es-ES"/>
        </w:rPr>
        <w:t xml:space="preserve">in a </w:t>
      </w:r>
      <w:proofErr w:type="spellStart"/>
      <w:r w:rsidR="76FE34E3" w:rsidRPr="5B0BC201">
        <w:rPr>
          <w:bCs/>
          <w:i/>
          <w:iCs/>
          <w:color w:val="000000" w:themeColor="text1"/>
          <w:lang w:val="es-ES"/>
        </w:rPr>
        <w:t>complex</w:t>
      </w:r>
      <w:proofErr w:type="spellEnd"/>
      <w:r w:rsidR="76FE34E3" w:rsidRPr="5B0BC201">
        <w:rPr>
          <w:bCs/>
          <w:i/>
          <w:iCs/>
          <w:color w:val="000000" w:themeColor="text1"/>
          <w:lang w:val="es-ES"/>
        </w:rPr>
        <w:t xml:space="preserve"> </w:t>
      </w:r>
      <w:proofErr w:type="spellStart"/>
      <w:r w:rsidR="76FE34E3" w:rsidRPr="5B0BC201">
        <w:rPr>
          <w:bCs/>
          <w:i/>
          <w:iCs/>
          <w:color w:val="000000" w:themeColor="text1"/>
          <w:lang w:val="es-ES"/>
        </w:rPr>
        <w:t>urban</w:t>
      </w:r>
      <w:proofErr w:type="spellEnd"/>
      <w:r w:rsidR="76FE34E3" w:rsidRPr="5B0BC201">
        <w:rPr>
          <w:bCs/>
          <w:i/>
          <w:iCs/>
          <w:color w:val="000000" w:themeColor="text1"/>
          <w:lang w:val="es-ES"/>
        </w:rPr>
        <w:t xml:space="preserve"> </w:t>
      </w:r>
      <w:proofErr w:type="spellStart"/>
      <w:r w:rsidR="76FE34E3" w:rsidRPr="5B0BC201">
        <w:rPr>
          <w:bCs/>
          <w:i/>
          <w:iCs/>
          <w:color w:val="000000" w:themeColor="text1"/>
          <w:lang w:val="es-ES"/>
        </w:rPr>
        <w:t>environment</w:t>
      </w:r>
      <w:bookmarkEnd w:id="118"/>
      <w:proofErr w:type="spellEnd"/>
    </w:p>
    <w:p w14:paraId="000000DB" w14:textId="77777777" w:rsidR="00184BD9" w:rsidRPr="006B160B" w:rsidRDefault="00184BD9" w:rsidP="6B33FEE5">
      <w:pPr>
        <w:rPr>
          <w:lang w:val="es-ES"/>
        </w:rPr>
      </w:pPr>
    </w:p>
    <w:p w14:paraId="000000DC" w14:textId="77777777" w:rsidR="00184BD9" w:rsidRPr="006B160B" w:rsidRDefault="00F150BE" w:rsidP="6B33FEE5">
      <w:pPr>
        <w:numPr>
          <w:ilvl w:val="0"/>
          <w:numId w:val="4"/>
        </w:numPr>
        <w:rPr>
          <w:lang w:val="es-ES"/>
        </w:rPr>
      </w:pPr>
      <w:r w:rsidRPr="6B33FEE5">
        <w:rPr>
          <w:lang w:val="es-ES"/>
        </w:rPr>
        <w:t>Construir un semáforo inteligente con capacidad para ayudar a las personas con discapacidad visual a cruzar una calle con mayor seguridad</w:t>
      </w:r>
    </w:p>
    <w:p w14:paraId="000000DD" w14:textId="77777777" w:rsidR="00184BD9" w:rsidRPr="006B160B" w:rsidRDefault="00F150BE" w:rsidP="6B33FEE5">
      <w:pPr>
        <w:numPr>
          <w:ilvl w:val="0"/>
          <w:numId w:val="4"/>
        </w:numPr>
        <w:rPr>
          <w:lang w:val="es-ES"/>
        </w:rPr>
      </w:pPr>
      <w:r w:rsidRPr="6B33FEE5">
        <w:rPr>
          <w:lang w:val="es-ES"/>
        </w:rPr>
        <w:t>Buscar en la literatura e implementar un método de segmentación de imágenes que sea eficiente, pero que requiera un bajo coste computacional, ya que el equipo de semáforos debe tener un tamaño reducido, lo que consecuentemente limita su potencia computacional</w:t>
      </w:r>
    </w:p>
    <w:p w14:paraId="000000DE" w14:textId="77777777" w:rsidR="00184BD9" w:rsidRPr="006B160B" w:rsidRDefault="00F150BE" w:rsidP="6B33FEE5">
      <w:pPr>
        <w:numPr>
          <w:ilvl w:val="0"/>
          <w:numId w:val="4"/>
        </w:numPr>
        <w:rPr>
          <w:lang w:val="es-ES"/>
        </w:rPr>
      </w:pPr>
      <w:r w:rsidRPr="6B33FEE5">
        <w:rPr>
          <w:lang w:val="es-ES"/>
        </w:rPr>
        <w:t xml:space="preserve">Crear e integrar en el semáforo inteligente una aplicación para </w:t>
      </w:r>
      <w:proofErr w:type="spellStart"/>
      <w:r w:rsidRPr="6B33FEE5">
        <w:rPr>
          <w:lang w:val="es-ES"/>
        </w:rPr>
        <w:t>smartphones</w:t>
      </w:r>
      <w:proofErr w:type="spellEnd"/>
      <w:r w:rsidRPr="6B33FEE5">
        <w:rPr>
          <w:lang w:val="es-ES"/>
        </w:rPr>
        <w:t xml:space="preserve"> que ayude a las personas con discapacidad visual en el uso del semáforo inteligente</w:t>
      </w:r>
    </w:p>
    <w:p w14:paraId="000000DF" w14:textId="77777777" w:rsidR="00184BD9" w:rsidRPr="006B160B" w:rsidRDefault="00F150BE" w:rsidP="6B33FEE5">
      <w:pPr>
        <w:numPr>
          <w:ilvl w:val="0"/>
          <w:numId w:val="4"/>
        </w:numPr>
        <w:rPr>
          <w:lang w:val="es-ES"/>
        </w:rPr>
      </w:pPr>
      <w:r w:rsidRPr="6B33FEE5">
        <w:rPr>
          <w:lang w:val="es-ES"/>
        </w:rPr>
        <w:t xml:space="preserve">Crear un centro de </w:t>
      </w:r>
      <w:proofErr w:type="spellStart"/>
      <w:r w:rsidRPr="6B33FEE5">
        <w:rPr>
          <w:i/>
          <w:iCs/>
          <w:lang w:val="es-ES"/>
        </w:rPr>
        <w:t>big</w:t>
      </w:r>
      <w:proofErr w:type="spellEnd"/>
      <w:r w:rsidRPr="6B33FEE5">
        <w:rPr>
          <w:i/>
          <w:iCs/>
          <w:lang w:val="es-ES"/>
        </w:rPr>
        <w:t xml:space="preserve"> data </w:t>
      </w:r>
      <w:r w:rsidRPr="6B33FEE5">
        <w:rPr>
          <w:lang w:val="es-ES"/>
        </w:rPr>
        <w:t>con datos relacionados con el tráfico de vehículos y los pasos de peatones para ayudar a integrar el semáforo inteligente con la aplicación móvil, con el fin de garantizar una mayor eficiencia y seguridad para los discapacitados visuales</w:t>
      </w:r>
    </w:p>
    <w:p w14:paraId="000000E0" w14:textId="77777777" w:rsidR="00184BD9" w:rsidRPr="006B160B" w:rsidRDefault="00184BD9" w:rsidP="6B33FEE5">
      <w:pPr>
        <w:ind w:left="720"/>
        <w:rPr>
          <w:color w:val="0000FF"/>
          <w:lang w:val="es-ES"/>
        </w:rPr>
      </w:pPr>
    </w:p>
    <w:p w14:paraId="000000E1" w14:textId="77777777" w:rsidR="00184BD9" w:rsidRPr="006B160B" w:rsidRDefault="00184BD9" w:rsidP="6B33FEE5">
      <w:pPr>
        <w:rPr>
          <w:lang w:val="es-ES"/>
        </w:rPr>
      </w:pPr>
    </w:p>
    <w:p w14:paraId="000000E2" w14:textId="77777777" w:rsidR="00184BD9" w:rsidRPr="006B160B" w:rsidRDefault="00184BD9" w:rsidP="6B33FEE5">
      <w:pPr>
        <w:rPr>
          <w:lang w:val="es-ES"/>
        </w:rPr>
      </w:pPr>
    </w:p>
    <w:p w14:paraId="000000E3" w14:textId="3847FE2A" w:rsidR="00184BD9" w:rsidRPr="006B160B" w:rsidRDefault="3C3BAE45" w:rsidP="5B0BC201">
      <w:pPr>
        <w:rPr>
          <w:lang w:val="es-ES"/>
        </w:rPr>
      </w:pPr>
      <w:r w:rsidRPr="5B0BC201">
        <w:rPr>
          <w:lang w:val="es-ES"/>
        </w:rPr>
        <w:t xml:space="preserve">Contribución 2:  </w:t>
      </w:r>
      <w:r w:rsidR="116A86BA" w:rsidRPr="5B0BC201">
        <w:rPr>
          <w:b/>
          <w:bCs/>
          <w:i/>
          <w:iCs/>
          <w:color w:val="000000" w:themeColor="text1"/>
          <w:lang w:val="es-ES"/>
        </w:rPr>
        <w:t xml:space="preserve"> 2D </w:t>
      </w:r>
      <w:proofErr w:type="spellStart"/>
      <w:r w:rsidR="116A86BA" w:rsidRPr="5B0BC201">
        <w:rPr>
          <w:b/>
          <w:bCs/>
          <w:i/>
          <w:iCs/>
          <w:color w:val="000000" w:themeColor="text1"/>
          <w:lang w:val="es-ES"/>
        </w:rPr>
        <w:t>Triangulation</w:t>
      </w:r>
      <w:proofErr w:type="spellEnd"/>
      <w:r w:rsidR="116A86BA" w:rsidRPr="5B0BC201">
        <w:rPr>
          <w:b/>
          <w:bCs/>
          <w:i/>
          <w:iCs/>
          <w:color w:val="000000" w:themeColor="text1"/>
          <w:lang w:val="es-ES"/>
        </w:rPr>
        <w:t xml:space="preserve"> of </w:t>
      </w:r>
      <w:proofErr w:type="spellStart"/>
      <w:r w:rsidR="116A86BA" w:rsidRPr="5B0BC201">
        <w:rPr>
          <w:b/>
          <w:bCs/>
          <w:i/>
          <w:iCs/>
          <w:color w:val="000000" w:themeColor="text1"/>
          <w:lang w:val="es-ES"/>
        </w:rPr>
        <w:t>Signals</w:t>
      </w:r>
      <w:proofErr w:type="spellEnd"/>
      <w:r w:rsidR="116A86BA" w:rsidRPr="5B0BC201">
        <w:rPr>
          <w:b/>
          <w:bCs/>
          <w:i/>
          <w:iCs/>
          <w:color w:val="000000" w:themeColor="text1"/>
          <w:lang w:val="es-ES"/>
        </w:rPr>
        <w:t xml:space="preserve"> </w:t>
      </w:r>
      <w:proofErr w:type="spellStart"/>
      <w:r w:rsidR="116A86BA" w:rsidRPr="5B0BC201">
        <w:rPr>
          <w:b/>
          <w:bCs/>
          <w:i/>
          <w:iCs/>
          <w:color w:val="000000" w:themeColor="text1"/>
          <w:lang w:val="es-ES"/>
        </w:rPr>
        <w:t>Source</w:t>
      </w:r>
      <w:proofErr w:type="spellEnd"/>
      <w:r w:rsidR="116A86BA" w:rsidRPr="5B0BC201">
        <w:rPr>
          <w:b/>
          <w:bCs/>
          <w:i/>
          <w:iCs/>
          <w:color w:val="000000" w:themeColor="text1"/>
          <w:lang w:val="es-ES"/>
        </w:rPr>
        <w:t xml:space="preserve"> </w:t>
      </w:r>
      <w:proofErr w:type="spellStart"/>
      <w:r w:rsidR="116A86BA" w:rsidRPr="5B0BC201">
        <w:rPr>
          <w:b/>
          <w:bCs/>
          <w:i/>
          <w:iCs/>
          <w:color w:val="000000" w:themeColor="text1"/>
          <w:lang w:val="es-ES"/>
        </w:rPr>
        <w:t>by</w:t>
      </w:r>
      <w:proofErr w:type="spellEnd"/>
      <w:r w:rsidR="116A86BA" w:rsidRPr="5B0BC201">
        <w:rPr>
          <w:b/>
          <w:bCs/>
          <w:i/>
          <w:iCs/>
          <w:color w:val="000000" w:themeColor="text1"/>
          <w:lang w:val="es-ES"/>
        </w:rPr>
        <w:t xml:space="preserve"> Pole-Polar </w:t>
      </w:r>
      <w:proofErr w:type="spellStart"/>
      <w:r w:rsidR="116A86BA" w:rsidRPr="5B0BC201">
        <w:rPr>
          <w:b/>
          <w:bCs/>
          <w:i/>
          <w:iCs/>
          <w:color w:val="000000" w:themeColor="text1"/>
          <w:lang w:val="es-ES"/>
        </w:rPr>
        <w:t>Geometric</w:t>
      </w:r>
      <w:proofErr w:type="spellEnd"/>
      <w:r w:rsidR="116A86BA" w:rsidRPr="5B0BC201">
        <w:rPr>
          <w:b/>
          <w:bCs/>
          <w:i/>
          <w:iCs/>
          <w:color w:val="000000" w:themeColor="text1"/>
          <w:lang w:val="es-ES"/>
        </w:rPr>
        <w:t xml:space="preserve"> </w:t>
      </w:r>
      <w:proofErr w:type="spellStart"/>
      <w:r w:rsidR="116A86BA" w:rsidRPr="5B0BC201">
        <w:rPr>
          <w:b/>
          <w:bCs/>
          <w:i/>
          <w:iCs/>
          <w:color w:val="000000" w:themeColor="text1"/>
          <w:lang w:val="es-ES"/>
        </w:rPr>
        <w:t>Models</w:t>
      </w:r>
      <w:proofErr w:type="spellEnd"/>
    </w:p>
    <w:p w14:paraId="000000E4" w14:textId="77777777" w:rsidR="00184BD9" w:rsidRPr="006B160B" w:rsidRDefault="648294AF" w:rsidP="170CE702">
      <w:pPr>
        <w:numPr>
          <w:ilvl w:val="0"/>
          <w:numId w:val="1"/>
        </w:numPr>
        <w:rPr>
          <w:lang w:val="es-ES"/>
        </w:rPr>
      </w:pPr>
      <w:r w:rsidRPr="170CE702">
        <w:rPr>
          <w:lang w:val="es-ES"/>
        </w:rPr>
        <w:t>Proponer un nuevo enfoque destinado a ampliar las técnicas y métodos actuales para localizar la posición 2D de una fuente de señal enviada por un dispositivo transmisor</w:t>
      </w:r>
    </w:p>
    <w:p w14:paraId="000000E5" w14:textId="275AB976" w:rsidR="00184BD9" w:rsidRPr="006B160B" w:rsidRDefault="02A1B8C5" w:rsidP="170CE702">
      <w:pPr>
        <w:numPr>
          <w:ilvl w:val="0"/>
          <w:numId w:val="1"/>
        </w:numPr>
        <w:rPr>
          <w:lang w:val="es-ES"/>
        </w:rPr>
      </w:pPr>
      <w:r w:rsidRPr="6B33FEE5">
        <w:rPr>
          <w:lang w:val="es-ES"/>
        </w:rPr>
        <w:t>C</w:t>
      </w:r>
      <w:r w:rsidR="648294AF" w:rsidRPr="6B33FEE5">
        <w:rPr>
          <w:lang w:val="es-ES"/>
        </w:rPr>
        <w:t xml:space="preserve">onstruir este nuevo enfoque basado únicamente en la relación geométrica, sin necesidad de resolver un sistema de ecuaciones no lineales, entre un dispositivo transmisor y un sistema compuesto por </w:t>
      </w:r>
      <w:r w:rsidR="648294AF" w:rsidRPr="6B33FEE5">
        <w:rPr>
          <w:i/>
          <w:iCs/>
          <w:lang w:val="es-ES"/>
        </w:rPr>
        <w:t>m</w:t>
      </w:r>
      <w:r w:rsidR="648294AF" w:rsidRPr="6B33FEE5">
        <w:rPr>
          <w:rFonts w:ascii="Gungsuh" w:eastAsia="Gungsuh" w:hAnsi="Gungsuh" w:cs="Gungsuh"/>
          <w:lang w:val="es-ES"/>
        </w:rPr>
        <w:t xml:space="preserve"> ≥ </w:t>
      </w:r>
      <w:r w:rsidR="648294AF" w:rsidRPr="6B33FEE5">
        <w:rPr>
          <w:lang w:val="es-ES"/>
        </w:rPr>
        <w:t>2 dispositivos de recepción de señales, que aprovechan elementos de la geometría polar</w:t>
      </w:r>
    </w:p>
    <w:p w14:paraId="000000E6" w14:textId="77777777" w:rsidR="00184BD9" w:rsidRPr="006B160B" w:rsidRDefault="00F150BE" w:rsidP="6B33FEE5">
      <w:pPr>
        <w:numPr>
          <w:ilvl w:val="0"/>
          <w:numId w:val="1"/>
        </w:numPr>
        <w:rPr>
          <w:lang w:val="es-ES"/>
        </w:rPr>
      </w:pPr>
      <w:r w:rsidRPr="6B33FEE5">
        <w:rPr>
          <w:lang w:val="es-ES"/>
        </w:rPr>
        <w:t>Presentar cinco modelos geométricos para resolver el problema de localización de puntos:</w:t>
      </w:r>
    </w:p>
    <w:p w14:paraId="000000E7" w14:textId="77777777" w:rsidR="00184BD9" w:rsidRPr="006B160B" w:rsidRDefault="00F150BE" w:rsidP="6B33FEE5">
      <w:pPr>
        <w:numPr>
          <w:ilvl w:val="1"/>
          <w:numId w:val="1"/>
        </w:numPr>
        <w:rPr>
          <w:lang w:val="es-ES"/>
        </w:rPr>
      </w:pPr>
      <w:r w:rsidRPr="6B33FEE5">
        <w:rPr>
          <w:lang w:val="es-ES"/>
        </w:rPr>
        <w:t>PPC-</w:t>
      </w:r>
      <w:r w:rsidRPr="6B33FEE5">
        <w:rPr>
          <w:i/>
          <w:iCs/>
          <w:lang w:val="es-ES"/>
        </w:rPr>
        <w:t xml:space="preserve">Polar </w:t>
      </w:r>
      <w:proofErr w:type="spellStart"/>
      <w:r w:rsidRPr="6B33FEE5">
        <w:rPr>
          <w:i/>
          <w:iCs/>
          <w:lang w:val="es-ES"/>
        </w:rPr>
        <w:t>Points</w:t>
      </w:r>
      <w:proofErr w:type="spellEnd"/>
      <w:r w:rsidRPr="6B33FEE5">
        <w:rPr>
          <w:i/>
          <w:iCs/>
          <w:lang w:val="es-ES"/>
        </w:rPr>
        <w:t xml:space="preserve"> </w:t>
      </w:r>
      <w:proofErr w:type="spellStart"/>
      <w:r w:rsidRPr="6B33FEE5">
        <w:rPr>
          <w:i/>
          <w:iCs/>
          <w:lang w:val="es-ES"/>
        </w:rPr>
        <w:t>Centroid</w:t>
      </w:r>
      <w:proofErr w:type="spellEnd"/>
      <w:r w:rsidRPr="6B33FEE5">
        <w:rPr>
          <w:i/>
          <w:iCs/>
          <w:lang w:val="es-ES"/>
        </w:rPr>
        <w:t xml:space="preserve"> </w:t>
      </w:r>
      <w:proofErr w:type="spellStart"/>
      <w:r w:rsidRPr="6B33FEE5">
        <w:rPr>
          <w:i/>
          <w:iCs/>
          <w:lang w:val="es-ES"/>
        </w:rPr>
        <w:t>Model</w:t>
      </w:r>
      <w:proofErr w:type="spellEnd"/>
      <w:r w:rsidRPr="6B33FEE5">
        <w:rPr>
          <w:lang w:val="es-ES"/>
        </w:rPr>
        <w:t xml:space="preserve"> (Modelo de </w:t>
      </w:r>
      <w:proofErr w:type="spellStart"/>
      <w:r w:rsidRPr="6B33FEE5">
        <w:rPr>
          <w:lang w:val="es-ES"/>
        </w:rPr>
        <w:t>centróide</w:t>
      </w:r>
      <w:proofErr w:type="spellEnd"/>
      <w:r w:rsidRPr="6B33FEE5">
        <w:rPr>
          <w:lang w:val="es-ES"/>
        </w:rPr>
        <w:t xml:space="preserve"> de punto polar propuesto)</w:t>
      </w:r>
    </w:p>
    <w:p w14:paraId="000000E8" w14:textId="77777777" w:rsidR="00184BD9" w:rsidRPr="006B160B" w:rsidRDefault="00F150BE" w:rsidP="6B33FEE5">
      <w:pPr>
        <w:numPr>
          <w:ilvl w:val="1"/>
          <w:numId w:val="1"/>
        </w:numPr>
        <w:rPr>
          <w:lang w:val="es-ES"/>
        </w:rPr>
      </w:pPr>
      <w:r w:rsidRPr="6B33FEE5">
        <w:rPr>
          <w:lang w:val="es-ES"/>
        </w:rPr>
        <w:t>CHC-</w:t>
      </w:r>
      <w:proofErr w:type="spellStart"/>
      <w:r w:rsidRPr="6B33FEE5">
        <w:rPr>
          <w:i/>
          <w:iCs/>
          <w:lang w:val="es-ES"/>
        </w:rPr>
        <w:t>Convex</w:t>
      </w:r>
      <w:proofErr w:type="spellEnd"/>
      <w:r w:rsidRPr="6B33FEE5">
        <w:rPr>
          <w:i/>
          <w:iCs/>
          <w:lang w:val="es-ES"/>
        </w:rPr>
        <w:t xml:space="preserve"> Hull </w:t>
      </w:r>
      <w:proofErr w:type="spellStart"/>
      <w:r w:rsidRPr="6B33FEE5">
        <w:rPr>
          <w:i/>
          <w:iCs/>
          <w:lang w:val="es-ES"/>
        </w:rPr>
        <w:t>Centroid</w:t>
      </w:r>
      <w:proofErr w:type="spellEnd"/>
      <w:r w:rsidRPr="6B33FEE5">
        <w:rPr>
          <w:i/>
          <w:iCs/>
          <w:lang w:val="es-ES"/>
        </w:rPr>
        <w:t xml:space="preserve"> </w:t>
      </w:r>
      <w:proofErr w:type="spellStart"/>
      <w:r w:rsidRPr="6B33FEE5">
        <w:rPr>
          <w:i/>
          <w:iCs/>
          <w:lang w:val="es-ES"/>
        </w:rPr>
        <w:t>Model</w:t>
      </w:r>
      <w:proofErr w:type="spellEnd"/>
      <w:r w:rsidRPr="6B33FEE5">
        <w:rPr>
          <w:lang w:val="es-ES"/>
        </w:rPr>
        <w:t xml:space="preserve"> (Modelo de casco convexo </w:t>
      </w:r>
      <w:proofErr w:type="spellStart"/>
      <w:r w:rsidRPr="6B33FEE5">
        <w:rPr>
          <w:lang w:val="es-ES"/>
        </w:rPr>
        <w:t>centróide</w:t>
      </w:r>
      <w:proofErr w:type="spellEnd"/>
      <w:r w:rsidRPr="6B33FEE5">
        <w:rPr>
          <w:lang w:val="es-ES"/>
        </w:rPr>
        <w:t xml:space="preserve"> propuesto)</w:t>
      </w:r>
    </w:p>
    <w:p w14:paraId="000000E9" w14:textId="77777777" w:rsidR="00184BD9" w:rsidRPr="006B160B" w:rsidRDefault="00F150BE" w:rsidP="6B33FEE5">
      <w:pPr>
        <w:numPr>
          <w:ilvl w:val="1"/>
          <w:numId w:val="1"/>
        </w:numPr>
        <w:rPr>
          <w:lang w:val="es-ES"/>
        </w:rPr>
      </w:pPr>
      <w:r w:rsidRPr="6B33FEE5">
        <w:rPr>
          <w:lang w:val="es-ES"/>
        </w:rPr>
        <w:t>PLI-</w:t>
      </w:r>
      <w:r w:rsidRPr="6B33FEE5">
        <w:rPr>
          <w:i/>
          <w:iCs/>
          <w:lang w:val="es-ES"/>
        </w:rPr>
        <w:t xml:space="preserve">Polar </w:t>
      </w:r>
      <w:proofErr w:type="spellStart"/>
      <w:r w:rsidRPr="6B33FEE5">
        <w:rPr>
          <w:i/>
          <w:iCs/>
          <w:lang w:val="es-ES"/>
        </w:rPr>
        <w:t>Lines</w:t>
      </w:r>
      <w:proofErr w:type="spellEnd"/>
      <w:r w:rsidRPr="6B33FEE5">
        <w:rPr>
          <w:i/>
          <w:iCs/>
          <w:lang w:val="es-ES"/>
        </w:rPr>
        <w:t xml:space="preserve"> </w:t>
      </w:r>
      <w:proofErr w:type="spellStart"/>
      <w:r w:rsidRPr="6B33FEE5">
        <w:rPr>
          <w:i/>
          <w:iCs/>
          <w:lang w:val="es-ES"/>
        </w:rPr>
        <w:t>Intersections</w:t>
      </w:r>
      <w:proofErr w:type="spellEnd"/>
      <w:r w:rsidRPr="6B33FEE5">
        <w:rPr>
          <w:i/>
          <w:iCs/>
          <w:lang w:val="es-ES"/>
        </w:rPr>
        <w:t xml:space="preserve"> </w:t>
      </w:r>
      <w:proofErr w:type="spellStart"/>
      <w:r w:rsidRPr="6B33FEE5">
        <w:rPr>
          <w:i/>
          <w:iCs/>
          <w:lang w:val="es-ES"/>
        </w:rPr>
        <w:t>Model</w:t>
      </w:r>
      <w:proofErr w:type="spellEnd"/>
      <w:r w:rsidRPr="6B33FEE5">
        <w:rPr>
          <w:lang w:val="es-ES"/>
        </w:rPr>
        <w:t xml:space="preserve"> (Propuesta de modelo de intersecciones de líneas polares)</w:t>
      </w:r>
    </w:p>
    <w:p w14:paraId="000000EA" w14:textId="77777777" w:rsidR="00184BD9" w:rsidRPr="006B160B" w:rsidRDefault="00F150BE" w:rsidP="6B33FEE5">
      <w:pPr>
        <w:numPr>
          <w:ilvl w:val="1"/>
          <w:numId w:val="1"/>
        </w:numPr>
        <w:rPr>
          <w:lang w:val="es-ES"/>
        </w:rPr>
      </w:pPr>
      <w:r w:rsidRPr="6B33FEE5">
        <w:rPr>
          <w:lang w:val="es-ES"/>
        </w:rPr>
        <w:t>TLI-</w:t>
      </w:r>
      <w:proofErr w:type="spellStart"/>
      <w:r w:rsidRPr="6B33FEE5">
        <w:rPr>
          <w:i/>
          <w:iCs/>
          <w:lang w:val="es-ES"/>
        </w:rPr>
        <w:t>Tangent</w:t>
      </w:r>
      <w:proofErr w:type="spellEnd"/>
      <w:r w:rsidRPr="6B33FEE5">
        <w:rPr>
          <w:i/>
          <w:iCs/>
          <w:lang w:val="es-ES"/>
        </w:rPr>
        <w:t xml:space="preserve"> </w:t>
      </w:r>
      <w:proofErr w:type="spellStart"/>
      <w:r w:rsidRPr="6B33FEE5">
        <w:rPr>
          <w:i/>
          <w:iCs/>
          <w:lang w:val="es-ES"/>
        </w:rPr>
        <w:t>Lines</w:t>
      </w:r>
      <w:proofErr w:type="spellEnd"/>
      <w:r w:rsidRPr="6B33FEE5">
        <w:rPr>
          <w:i/>
          <w:iCs/>
          <w:lang w:val="es-ES"/>
        </w:rPr>
        <w:t xml:space="preserve"> </w:t>
      </w:r>
      <w:proofErr w:type="spellStart"/>
      <w:r w:rsidRPr="6B33FEE5">
        <w:rPr>
          <w:i/>
          <w:iCs/>
          <w:lang w:val="es-ES"/>
        </w:rPr>
        <w:t>Intersections</w:t>
      </w:r>
      <w:proofErr w:type="spellEnd"/>
      <w:r w:rsidRPr="6B33FEE5">
        <w:rPr>
          <w:i/>
          <w:iCs/>
          <w:lang w:val="es-ES"/>
        </w:rPr>
        <w:t xml:space="preserve"> </w:t>
      </w:r>
      <w:proofErr w:type="spellStart"/>
      <w:r w:rsidRPr="6B33FEE5">
        <w:rPr>
          <w:i/>
          <w:iCs/>
          <w:lang w:val="es-ES"/>
        </w:rPr>
        <w:t>Model</w:t>
      </w:r>
      <w:proofErr w:type="spellEnd"/>
      <w:r w:rsidRPr="6B33FEE5">
        <w:rPr>
          <w:lang w:val="es-ES"/>
        </w:rPr>
        <w:t xml:space="preserve"> (Propuesta de modelo de intersección de líneas tangentes)</w:t>
      </w:r>
    </w:p>
    <w:p w14:paraId="000000EB" w14:textId="77777777" w:rsidR="00184BD9" w:rsidRPr="006B160B" w:rsidRDefault="00F150BE" w:rsidP="6B33FEE5">
      <w:pPr>
        <w:numPr>
          <w:ilvl w:val="1"/>
          <w:numId w:val="1"/>
        </w:numPr>
        <w:rPr>
          <w:lang w:val="es-ES"/>
        </w:rPr>
      </w:pPr>
      <w:r w:rsidRPr="6B33FEE5">
        <w:rPr>
          <w:lang w:val="es-ES"/>
        </w:rPr>
        <w:t>MAI-</w:t>
      </w:r>
      <w:proofErr w:type="spellStart"/>
      <w:r w:rsidRPr="6B33FEE5">
        <w:rPr>
          <w:lang w:val="es-ES"/>
        </w:rPr>
        <w:t>T</w:t>
      </w:r>
      <w:r w:rsidRPr="6B33FEE5">
        <w:rPr>
          <w:i/>
          <w:iCs/>
          <w:lang w:val="es-ES"/>
        </w:rPr>
        <w:t>angent</w:t>
      </w:r>
      <w:proofErr w:type="spellEnd"/>
      <w:r w:rsidRPr="6B33FEE5">
        <w:rPr>
          <w:i/>
          <w:iCs/>
          <w:lang w:val="es-ES"/>
        </w:rPr>
        <w:t xml:space="preserve"> </w:t>
      </w:r>
      <w:proofErr w:type="spellStart"/>
      <w:r w:rsidRPr="6B33FEE5">
        <w:rPr>
          <w:i/>
          <w:iCs/>
          <w:lang w:val="es-ES"/>
        </w:rPr>
        <w:t>Lines</w:t>
      </w:r>
      <w:proofErr w:type="spellEnd"/>
      <w:r w:rsidRPr="6B33FEE5">
        <w:rPr>
          <w:i/>
          <w:iCs/>
          <w:lang w:val="es-ES"/>
        </w:rPr>
        <w:t xml:space="preserve"> </w:t>
      </w:r>
      <w:proofErr w:type="spellStart"/>
      <w:r w:rsidRPr="6B33FEE5">
        <w:rPr>
          <w:i/>
          <w:iCs/>
          <w:lang w:val="es-ES"/>
        </w:rPr>
        <w:t>with</w:t>
      </w:r>
      <w:proofErr w:type="spellEnd"/>
      <w:r w:rsidRPr="6B33FEE5">
        <w:rPr>
          <w:i/>
          <w:iCs/>
          <w:lang w:val="es-ES"/>
        </w:rPr>
        <w:t xml:space="preserve"> </w:t>
      </w:r>
      <w:proofErr w:type="spellStart"/>
      <w:r w:rsidRPr="6B33FEE5">
        <w:rPr>
          <w:i/>
          <w:iCs/>
          <w:lang w:val="es-ES"/>
        </w:rPr>
        <w:t>Minimal</w:t>
      </w:r>
      <w:proofErr w:type="spellEnd"/>
      <w:r w:rsidRPr="6B33FEE5">
        <w:rPr>
          <w:i/>
          <w:iCs/>
          <w:lang w:val="es-ES"/>
        </w:rPr>
        <w:t xml:space="preserve"> </w:t>
      </w:r>
      <w:proofErr w:type="spellStart"/>
      <w:r w:rsidRPr="6B33FEE5">
        <w:rPr>
          <w:i/>
          <w:iCs/>
          <w:lang w:val="es-ES"/>
        </w:rPr>
        <w:t>Angles</w:t>
      </w:r>
      <w:proofErr w:type="spellEnd"/>
      <w:r w:rsidRPr="6B33FEE5">
        <w:rPr>
          <w:i/>
          <w:iCs/>
          <w:lang w:val="es-ES"/>
        </w:rPr>
        <w:t xml:space="preserve"> </w:t>
      </w:r>
      <w:proofErr w:type="spellStart"/>
      <w:r w:rsidRPr="6B33FEE5">
        <w:rPr>
          <w:i/>
          <w:iCs/>
          <w:lang w:val="es-ES"/>
        </w:rPr>
        <w:t>Model</w:t>
      </w:r>
      <w:proofErr w:type="spellEnd"/>
      <w:r w:rsidRPr="6B33FEE5">
        <w:rPr>
          <w:lang w:val="es-ES"/>
        </w:rPr>
        <w:t xml:space="preserve"> (Modelo propuesto de línea tangente de ángulo mínimo)</w:t>
      </w:r>
    </w:p>
    <w:p w14:paraId="000000EC" w14:textId="77777777" w:rsidR="00184BD9" w:rsidRPr="006B160B" w:rsidRDefault="00F150BE" w:rsidP="6B33FEE5">
      <w:pPr>
        <w:numPr>
          <w:ilvl w:val="0"/>
          <w:numId w:val="1"/>
        </w:numPr>
        <w:rPr>
          <w:lang w:val="es-ES"/>
        </w:rPr>
      </w:pPr>
      <w:r w:rsidRPr="6B33FEE5">
        <w:rPr>
          <w:lang w:val="es-ES"/>
        </w:rPr>
        <w:t>Utilizar tres métodos numéricos ya consolidados en la literatura para comparar los resultados de los nuevos métodos propuestos.</w:t>
      </w:r>
    </w:p>
    <w:p w14:paraId="000000ED" w14:textId="77777777" w:rsidR="00184BD9" w:rsidRPr="006B160B" w:rsidRDefault="00F150BE" w:rsidP="6B33FEE5">
      <w:pPr>
        <w:numPr>
          <w:ilvl w:val="1"/>
          <w:numId w:val="1"/>
        </w:numPr>
        <w:rPr>
          <w:lang w:val="es-ES"/>
        </w:rPr>
      </w:pPr>
      <w:proofErr w:type="spellStart"/>
      <w:r w:rsidRPr="6B33FEE5">
        <w:rPr>
          <w:lang w:val="es-ES"/>
        </w:rPr>
        <w:t>NRm</w:t>
      </w:r>
      <w:proofErr w:type="spellEnd"/>
      <w:r w:rsidRPr="6B33FEE5">
        <w:rPr>
          <w:lang w:val="es-ES"/>
        </w:rPr>
        <w:t xml:space="preserve"> - </w:t>
      </w:r>
      <w:r w:rsidRPr="6B33FEE5">
        <w:rPr>
          <w:i/>
          <w:iCs/>
          <w:lang w:val="es-ES"/>
        </w:rPr>
        <w:t>Newton–</w:t>
      </w:r>
      <w:proofErr w:type="spellStart"/>
      <w:r w:rsidRPr="6B33FEE5">
        <w:rPr>
          <w:i/>
          <w:iCs/>
          <w:lang w:val="es-ES"/>
        </w:rPr>
        <w:t>Rapson</w:t>
      </w:r>
      <w:proofErr w:type="spellEnd"/>
      <w:r w:rsidRPr="6B33FEE5">
        <w:rPr>
          <w:i/>
          <w:iCs/>
          <w:lang w:val="es-ES"/>
        </w:rPr>
        <w:t xml:space="preserve"> </w:t>
      </w:r>
      <w:proofErr w:type="spellStart"/>
      <w:r w:rsidRPr="6B33FEE5">
        <w:rPr>
          <w:i/>
          <w:iCs/>
          <w:lang w:val="es-ES"/>
        </w:rPr>
        <w:t>Method</w:t>
      </w:r>
      <w:proofErr w:type="spellEnd"/>
      <w:r w:rsidRPr="6B33FEE5">
        <w:rPr>
          <w:lang w:val="es-ES"/>
        </w:rPr>
        <w:t xml:space="preserve"> (Método Newton-</w:t>
      </w:r>
      <w:proofErr w:type="spellStart"/>
      <w:r w:rsidRPr="6B33FEE5">
        <w:rPr>
          <w:lang w:val="es-ES"/>
        </w:rPr>
        <w:t>Raphson</w:t>
      </w:r>
      <w:proofErr w:type="spellEnd"/>
      <w:r w:rsidRPr="6B33FEE5">
        <w:rPr>
          <w:lang w:val="es-ES"/>
        </w:rPr>
        <w:t xml:space="preserve"> de comparación)</w:t>
      </w:r>
    </w:p>
    <w:p w14:paraId="000000EE" w14:textId="77777777" w:rsidR="00184BD9" w:rsidRPr="006B160B" w:rsidRDefault="00F150BE" w:rsidP="6B33FEE5">
      <w:pPr>
        <w:numPr>
          <w:ilvl w:val="1"/>
          <w:numId w:val="1"/>
        </w:numPr>
        <w:rPr>
          <w:lang w:val="es-ES"/>
        </w:rPr>
      </w:pPr>
      <w:proofErr w:type="spellStart"/>
      <w:r w:rsidRPr="6B33FEE5">
        <w:rPr>
          <w:lang w:val="es-ES"/>
        </w:rPr>
        <w:t>LSm</w:t>
      </w:r>
      <w:proofErr w:type="spellEnd"/>
      <w:r w:rsidRPr="6B33FEE5">
        <w:rPr>
          <w:lang w:val="es-ES"/>
        </w:rPr>
        <w:t xml:space="preserve"> - </w:t>
      </w:r>
      <w:proofErr w:type="spellStart"/>
      <w:r w:rsidRPr="6B33FEE5">
        <w:rPr>
          <w:i/>
          <w:iCs/>
          <w:lang w:val="es-ES"/>
        </w:rPr>
        <w:t>Least</w:t>
      </w:r>
      <w:proofErr w:type="spellEnd"/>
      <w:r w:rsidRPr="6B33FEE5">
        <w:rPr>
          <w:i/>
          <w:iCs/>
          <w:lang w:val="es-ES"/>
        </w:rPr>
        <w:t xml:space="preserve"> </w:t>
      </w:r>
      <w:proofErr w:type="spellStart"/>
      <w:r w:rsidRPr="6B33FEE5">
        <w:rPr>
          <w:i/>
          <w:iCs/>
          <w:lang w:val="es-ES"/>
        </w:rPr>
        <w:t>Square</w:t>
      </w:r>
      <w:proofErr w:type="spellEnd"/>
      <w:r w:rsidRPr="6B33FEE5">
        <w:rPr>
          <w:i/>
          <w:iCs/>
          <w:lang w:val="es-ES"/>
        </w:rPr>
        <w:t xml:space="preserve"> </w:t>
      </w:r>
      <w:proofErr w:type="spellStart"/>
      <w:r w:rsidRPr="6B33FEE5">
        <w:rPr>
          <w:i/>
          <w:iCs/>
          <w:lang w:val="es-ES"/>
        </w:rPr>
        <w:t>Method</w:t>
      </w:r>
      <w:proofErr w:type="spellEnd"/>
      <w:r w:rsidRPr="6B33FEE5">
        <w:rPr>
          <w:lang w:val="es-ES"/>
        </w:rPr>
        <w:t xml:space="preserve"> (Método de mínimos cuadrados para la comparación)</w:t>
      </w:r>
    </w:p>
    <w:p w14:paraId="000000EF" w14:textId="77777777" w:rsidR="00184BD9" w:rsidRPr="006B160B" w:rsidRDefault="00F150BE" w:rsidP="6B33FEE5">
      <w:pPr>
        <w:numPr>
          <w:ilvl w:val="1"/>
          <w:numId w:val="1"/>
        </w:numPr>
        <w:rPr>
          <w:lang w:val="es-ES"/>
        </w:rPr>
      </w:pPr>
      <w:proofErr w:type="spellStart"/>
      <w:r w:rsidRPr="6B33FEE5">
        <w:rPr>
          <w:lang w:val="es-ES"/>
        </w:rPr>
        <w:t>WLSm</w:t>
      </w:r>
      <w:proofErr w:type="spellEnd"/>
      <w:r w:rsidRPr="6B33FEE5">
        <w:rPr>
          <w:lang w:val="es-ES"/>
        </w:rPr>
        <w:t xml:space="preserve"> - </w:t>
      </w:r>
      <w:proofErr w:type="spellStart"/>
      <w:r w:rsidRPr="6B33FEE5">
        <w:rPr>
          <w:i/>
          <w:iCs/>
          <w:lang w:val="es-ES"/>
        </w:rPr>
        <w:t>Weighted</w:t>
      </w:r>
      <w:proofErr w:type="spellEnd"/>
      <w:r w:rsidRPr="6B33FEE5">
        <w:rPr>
          <w:i/>
          <w:iCs/>
          <w:lang w:val="es-ES"/>
        </w:rPr>
        <w:t xml:space="preserve"> </w:t>
      </w:r>
      <w:proofErr w:type="spellStart"/>
      <w:r w:rsidRPr="6B33FEE5">
        <w:rPr>
          <w:i/>
          <w:iCs/>
          <w:lang w:val="es-ES"/>
        </w:rPr>
        <w:t>Least</w:t>
      </w:r>
      <w:proofErr w:type="spellEnd"/>
      <w:r w:rsidRPr="6B33FEE5">
        <w:rPr>
          <w:i/>
          <w:iCs/>
          <w:lang w:val="es-ES"/>
        </w:rPr>
        <w:t xml:space="preserve"> </w:t>
      </w:r>
      <w:proofErr w:type="spellStart"/>
      <w:r w:rsidRPr="6B33FEE5">
        <w:rPr>
          <w:i/>
          <w:iCs/>
          <w:lang w:val="es-ES"/>
        </w:rPr>
        <w:t>Square</w:t>
      </w:r>
      <w:proofErr w:type="spellEnd"/>
      <w:r w:rsidRPr="6B33FEE5">
        <w:rPr>
          <w:i/>
          <w:iCs/>
          <w:lang w:val="es-ES"/>
        </w:rPr>
        <w:t xml:space="preserve"> </w:t>
      </w:r>
      <w:proofErr w:type="spellStart"/>
      <w:r w:rsidRPr="6B33FEE5">
        <w:rPr>
          <w:i/>
          <w:iCs/>
          <w:lang w:val="es-ES"/>
        </w:rPr>
        <w:t>Method</w:t>
      </w:r>
      <w:proofErr w:type="spellEnd"/>
      <w:r w:rsidRPr="6B33FEE5">
        <w:rPr>
          <w:lang w:val="es-ES"/>
        </w:rPr>
        <w:t xml:space="preserve"> (Método de mínimos cuadrados ponderados para la comparación).</w:t>
      </w:r>
    </w:p>
    <w:p w14:paraId="000000F0" w14:textId="77777777" w:rsidR="00184BD9" w:rsidRPr="006B160B" w:rsidRDefault="00184BD9" w:rsidP="6B33FEE5">
      <w:pPr>
        <w:ind w:left="1440"/>
        <w:rPr>
          <w:lang w:val="es-ES"/>
        </w:rPr>
      </w:pPr>
    </w:p>
    <w:p w14:paraId="000000F1" w14:textId="77777777" w:rsidR="00184BD9" w:rsidRPr="006B160B" w:rsidRDefault="00184BD9" w:rsidP="6B33FEE5">
      <w:pPr>
        <w:rPr>
          <w:lang w:val="es-ES"/>
        </w:rPr>
      </w:pPr>
    </w:p>
    <w:p w14:paraId="000000F2" w14:textId="77777777" w:rsidR="00184BD9" w:rsidRPr="006B160B" w:rsidRDefault="00184BD9" w:rsidP="6B33FEE5">
      <w:pPr>
        <w:rPr>
          <w:lang w:val="es-ES"/>
        </w:rPr>
      </w:pPr>
    </w:p>
    <w:p w14:paraId="000000F3" w14:textId="77777777" w:rsidR="00184BD9" w:rsidRPr="006B160B" w:rsidRDefault="00184BD9" w:rsidP="6B33FEE5">
      <w:pPr>
        <w:rPr>
          <w:lang w:val="es-ES"/>
        </w:rPr>
      </w:pPr>
    </w:p>
    <w:p w14:paraId="000000F4" w14:textId="5B10F852" w:rsidR="00184BD9" w:rsidRPr="006B160B" w:rsidRDefault="3C3BAE45" w:rsidP="5B0BC201">
      <w:pPr>
        <w:rPr>
          <w:b/>
          <w:bCs/>
          <w:i/>
          <w:iCs/>
          <w:color w:val="000000" w:themeColor="text1"/>
          <w:lang w:val="es-ES"/>
        </w:rPr>
      </w:pPr>
      <w:r w:rsidRPr="5B0BC201">
        <w:rPr>
          <w:lang w:val="es-ES"/>
        </w:rPr>
        <w:t>Contribución 3</w:t>
      </w:r>
      <w:proofErr w:type="gramStart"/>
      <w:r w:rsidRPr="5B0BC201">
        <w:rPr>
          <w:lang w:val="es-ES"/>
        </w:rPr>
        <w:t xml:space="preserve">: </w:t>
      </w:r>
      <w:r w:rsidR="52FBEC1B" w:rsidRPr="5B0BC201">
        <w:rPr>
          <w:b/>
          <w:bCs/>
          <w:i/>
          <w:iCs/>
          <w:color w:val="000000" w:themeColor="text1"/>
          <w:lang w:val="es-ES"/>
        </w:rPr>
        <w:t xml:space="preserve"> New</w:t>
      </w:r>
      <w:proofErr w:type="gramEnd"/>
      <w:r w:rsidR="52FBEC1B" w:rsidRPr="5B0BC201">
        <w:rPr>
          <w:b/>
          <w:bCs/>
          <w:i/>
          <w:iCs/>
          <w:color w:val="000000" w:themeColor="text1"/>
          <w:lang w:val="es-ES"/>
        </w:rPr>
        <w:t xml:space="preserve"> </w:t>
      </w:r>
      <w:proofErr w:type="spellStart"/>
      <w:r w:rsidR="52FBEC1B" w:rsidRPr="5B0BC201">
        <w:rPr>
          <w:b/>
          <w:bCs/>
          <w:i/>
          <w:iCs/>
          <w:color w:val="000000" w:themeColor="text1"/>
          <w:lang w:val="es-ES"/>
        </w:rPr>
        <w:t>signal</w:t>
      </w:r>
      <w:proofErr w:type="spellEnd"/>
      <w:r w:rsidR="52FBEC1B" w:rsidRPr="5B0BC201">
        <w:rPr>
          <w:b/>
          <w:bCs/>
          <w:i/>
          <w:iCs/>
          <w:color w:val="000000" w:themeColor="text1"/>
          <w:lang w:val="es-ES"/>
        </w:rPr>
        <w:t xml:space="preserve"> </w:t>
      </w:r>
      <w:proofErr w:type="spellStart"/>
      <w:r w:rsidR="52FBEC1B" w:rsidRPr="5B0BC201">
        <w:rPr>
          <w:b/>
          <w:bCs/>
          <w:i/>
          <w:iCs/>
          <w:color w:val="000000" w:themeColor="text1"/>
          <w:lang w:val="es-ES"/>
        </w:rPr>
        <w:t>location</w:t>
      </w:r>
      <w:proofErr w:type="spellEnd"/>
      <w:r w:rsidR="52FBEC1B" w:rsidRPr="5B0BC201">
        <w:rPr>
          <w:b/>
          <w:bCs/>
          <w:i/>
          <w:iCs/>
          <w:color w:val="000000" w:themeColor="text1"/>
          <w:lang w:val="es-ES"/>
        </w:rPr>
        <w:t xml:space="preserve"> </w:t>
      </w:r>
      <w:proofErr w:type="spellStart"/>
      <w:r w:rsidR="52FBEC1B" w:rsidRPr="5B0BC201">
        <w:rPr>
          <w:b/>
          <w:bCs/>
          <w:i/>
          <w:iCs/>
          <w:color w:val="000000" w:themeColor="text1"/>
          <w:lang w:val="es-ES"/>
        </w:rPr>
        <w:t>method</w:t>
      </w:r>
      <w:proofErr w:type="spellEnd"/>
      <w:r w:rsidR="52FBEC1B" w:rsidRPr="5B0BC201">
        <w:rPr>
          <w:b/>
          <w:bCs/>
          <w:i/>
          <w:iCs/>
          <w:color w:val="000000" w:themeColor="text1"/>
          <w:lang w:val="es-ES"/>
        </w:rPr>
        <w:t xml:space="preserve"> </w:t>
      </w:r>
      <w:proofErr w:type="spellStart"/>
      <w:r w:rsidR="52FBEC1B" w:rsidRPr="5B0BC201">
        <w:rPr>
          <w:b/>
          <w:bCs/>
          <w:i/>
          <w:iCs/>
          <w:color w:val="000000" w:themeColor="text1"/>
          <w:lang w:val="es-ES"/>
        </w:rPr>
        <w:t>based</w:t>
      </w:r>
      <w:proofErr w:type="spellEnd"/>
      <w:r w:rsidR="52FBEC1B" w:rsidRPr="5B0BC201">
        <w:rPr>
          <w:b/>
          <w:bCs/>
          <w:i/>
          <w:iCs/>
          <w:color w:val="000000" w:themeColor="text1"/>
          <w:lang w:val="es-ES"/>
        </w:rPr>
        <w:t xml:space="preserve"> </w:t>
      </w:r>
      <w:proofErr w:type="spellStart"/>
      <w:r w:rsidR="52FBEC1B" w:rsidRPr="5B0BC201">
        <w:rPr>
          <w:b/>
          <w:bCs/>
          <w:i/>
          <w:iCs/>
          <w:color w:val="000000" w:themeColor="text1"/>
          <w:lang w:val="es-ES"/>
        </w:rPr>
        <w:t>on</w:t>
      </w:r>
      <w:proofErr w:type="spellEnd"/>
      <w:r w:rsidR="52FBEC1B" w:rsidRPr="5B0BC201">
        <w:rPr>
          <w:b/>
          <w:bCs/>
          <w:i/>
          <w:iCs/>
          <w:color w:val="000000" w:themeColor="text1"/>
          <w:lang w:val="es-ES"/>
        </w:rPr>
        <w:t xml:space="preserve"> </w:t>
      </w:r>
      <w:proofErr w:type="spellStart"/>
      <w:r w:rsidR="52FBEC1B" w:rsidRPr="5B0BC201">
        <w:rPr>
          <w:b/>
          <w:bCs/>
          <w:i/>
          <w:iCs/>
          <w:color w:val="000000" w:themeColor="text1"/>
          <w:lang w:val="es-ES"/>
        </w:rPr>
        <w:t>signal-range</w:t>
      </w:r>
      <w:proofErr w:type="spellEnd"/>
      <w:r w:rsidR="52FBEC1B" w:rsidRPr="5B0BC201">
        <w:rPr>
          <w:b/>
          <w:bCs/>
          <w:i/>
          <w:iCs/>
          <w:color w:val="000000" w:themeColor="text1"/>
          <w:lang w:val="es-ES"/>
        </w:rPr>
        <w:t xml:space="preserve"> data </w:t>
      </w:r>
      <w:proofErr w:type="spellStart"/>
      <w:r w:rsidR="52FBEC1B" w:rsidRPr="5B0BC201">
        <w:rPr>
          <w:b/>
          <w:bCs/>
          <w:i/>
          <w:iCs/>
          <w:color w:val="000000" w:themeColor="text1"/>
          <w:lang w:val="es-ES"/>
        </w:rPr>
        <w:t>for</w:t>
      </w:r>
      <w:proofErr w:type="spellEnd"/>
      <w:r w:rsidR="52FBEC1B" w:rsidRPr="5B0BC201">
        <w:rPr>
          <w:b/>
          <w:bCs/>
          <w:i/>
          <w:iCs/>
          <w:color w:val="000000" w:themeColor="text1"/>
          <w:lang w:val="es-ES"/>
        </w:rPr>
        <w:t xml:space="preserve"> </w:t>
      </w:r>
      <w:proofErr w:type="spellStart"/>
      <w:r w:rsidR="52FBEC1B" w:rsidRPr="5B0BC201">
        <w:rPr>
          <w:b/>
          <w:bCs/>
          <w:i/>
          <w:iCs/>
          <w:color w:val="000000" w:themeColor="text1"/>
          <w:lang w:val="es-ES"/>
        </w:rPr>
        <w:t>proximity</w:t>
      </w:r>
      <w:proofErr w:type="spellEnd"/>
      <w:r w:rsidR="52FBEC1B" w:rsidRPr="5B0BC201">
        <w:rPr>
          <w:b/>
          <w:bCs/>
          <w:i/>
          <w:iCs/>
          <w:color w:val="000000" w:themeColor="text1"/>
          <w:lang w:val="es-ES"/>
        </w:rPr>
        <w:t xml:space="preserve"> </w:t>
      </w:r>
      <w:proofErr w:type="spellStart"/>
      <w:r w:rsidR="52FBEC1B" w:rsidRPr="5B0BC201">
        <w:rPr>
          <w:b/>
          <w:bCs/>
          <w:i/>
          <w:iCs/>
          <w:color w:val="000000" w:themeColor="text1"/>
          <w:lang w:val="es-ES"/>
        </w:rPr>
        <w:t>tracing</w:t>
      </w:r>
      <w:proofErr w:type="spellEnd"/>
      <w:r w:rsidR="52FBEC1B" w:rsidRPr="5B0BC201">
        <w:rPr>
          <w:b/>
          <w:bCs/>
          <w:i/>
          <w:iCs/>
          <w:color w:val="000000" w:themeColor="text1"/>
          <w:lang w:val="es-ES"/>
        </w:rPr>
        <w:t xml:space="preserve"> </w:t>
      </w:r>
      <w:proofErr w:type="spellStart"/>
      <w:r w:rsidR="52FBEC1B" w:rsidRPr="5B0BC201">
        <w:rPr>
          <w:b/>
          <w:bCs/>
          <w:i/>
          <w:iCs/>
          <w:color w:val="000000" w:themeColor="text1"/>
          <w:lang w:val="es-ES"/>
        </w:rPr>
        <w:t>tools</w:t>
      </w:r>
      <w:proofErr w:type="spellEnd"/>
    </w:p>
    <w:p w14:paraId="000000F5" w14:textId="77777777" w:rsidR="00184BD9" w:rsidRPr="006B160B" w:rsidRDefault="00184BD9" w:rsidP="6B33FEE5">
      <w:pPr>
        <w:rPr>
          <w:lang w:val="es-ES"/>
        </w:rPr>
      </w:pPr>
    </w:p>
    <w:p w14:paraId="000000F6" w14:textId="77777777" w:rsidR="00184BD9" w:rsidRPr="006B160B" w:rsidRDefault="648294AF" w:rsidP="170CE702">
      <w:pPr>
        <w:numPr>
          <w:ilvl w:val="0"/>
          <w:numId w:val="3"/>
        </w:numPr>
        <w:rPr>
          <w:lang w:val="es-ES"/>
        </w:rPr>
      </w:pPr>
      <w:r w:rsidRPr="170CE702">
        <w:rPr>
          <w:lang w:val="es-ES"/>
        </w:rPr>
        <w:t>Proponer un nuevo método de localización de la señal basado en la geometría polar ponderada que puede mejorar la precisión de la estimación de la localización de la señal.</w:t>
      </w:r>
    </w:p>
    <w:p w14:paraId="000000F7" w14:textId="77777777" w:rsidR="00184BD9" w:rsidRPr="006B160B" w:rsidRDefault="648294AF" w:rsidP="170CE702">
      <w:pPr>
        <w:numPr>
          <w:ilvl w:val="0"/>
          <w:numId w:val="3"/>
        </w:numPr>
        <w:rPr>
          <w:lang w:val="es-ES"/>
        </w:rPr>
      </w:pPr>
      <w:r w:rsidRPr="170CE702">
        <w:rPr>
          <w:lang w:val="es-ES"/>
        </w:rPr>
        <w:t xml:space="preserve">Evitar el aumento del coste computacional </w:t>
      </w:r>
      <w:proofErr w:type="gramStart"/>
      <w:r w:rsidRPr="170CE702">
        <w:rPr>
          <w:i/>
          <w:iCs/>
          <w:lang w:val="es-ES"/>
        </w:rPr>
        <w:t>O</w:t>
      </w:r>
      <w:r w:rsidRPr="170CE702">
        <w:rPr>
          <w:lang w:val="es-ES"/>
        </w:rPr>
        <w:t>(</w:t>
      </w:r>
      <w:proofErr w:type="gramEnd"/>
      <w:r w:rsidRPr="170CE702">
        <w:rPr>
          <w:i/>
          <w:iCs/>
          <w:lang w:val="es-ES"/>
        </w:rPr>
        <w:t>m</w:t>
      </w:r>
      <w:r w:rsidRPr="170CE702">
        <w:rPr>
          <w:vertAlign w:val="superscript"/>
          <w:lang w:val="es-ES"/>
        </w:rPr>
        <w:t>2</w:t>
      </w:r>
      <w:r w:rsidRPr="170CE702">
        <w:rPr>
          <w:lang w:val="es-ES"/>
        </w:rPr>
        <w:t>).</w:t>
      </w:r>
    </w:p>
    <w:p w14:paraId="000000F8" w14:textId="77777777" w:rsidR="00184BD9" w:rsidRPr="006B160B" w:rsidRDefault="648294AF" w:rsidP="170CE702">
      <w:pPr>
        <w:numPr>
          <w:ilvl w:val="0"/>
          <w:numId w:val="3"/>
        </w:numPr>
        <w:rPr>
          <w:lang w:val="es-ES"/>
        </w:rPr>
      </w:pPr>
      <w:r w:rsidRPr="170CE702">
        <w:rPr>
          <w:lang w:val="es-ES"/>
        </w:rPr>
        <w:t>Evitar el aumento del número de nodos (</w:t>
      </w:r>
      <w:r w:rsidRPr="170CE702">
        <w:rPr>
          <w:i/>
          <w:iCs/>
          <w:lang w:val="es-ES"/>
        </w:rPr>
        <w:t>m</w:t>
      </w:r>
      <w:r w:rsidRPr="170CE702">
        <w:rPr>
          <w:rFonts w:ascii="Gungsuh" w:eastAsia="Gungsuh" w:hAnsi="Gungsuh" w:cs="Gungsuh"/>
          <w:lang w:val="es-ES"/>
        </w:rPr>
        <w:t xml:space="preserve"> ≥ 2)</w:t>
      </w:r>
      <w:r w:rsidRPr="170CE702">
        <w:rPr>
          <w:b/>
          <w:bCs/>
          <w:sz w:val="28"/>
          <w:szCs w:val="28"/>
          <w:lang w:val="es-ES"/>
        </w:rPr>
        <w:t xml:space="preserve"> </w:t>
      </w:r>
      <w:r w:rsidRPr="170CE702">
        <w:rPr>
          <w:lang w:val="es-ES"/>
        </w:rPr>
        <w:t>en la composición de la red local.</w:t>
      </w:r>
    </w:p>
    <w:p w14:paraId="000000F9" w14:textId="77777777" w:rsidR="00184BD9" w:rsidRPr="006B160B" w:rsidRDefault="00184BD9" w:rsidP="6B33FEE5">
      <w:pPr>
        <w:rPr>
          <w:color w:val="0000FF"/>
          <w:lang w:val="es-ES"/>
        </w:rPr>
      </w:pPr>
    </w:p>
    <w:p w14:paraId="000000FA" w14:textId="2924FF3F" w:rsidR="00184BD9" w:rsidRPr="0076018E" w:rsidRDefault="31D174AB" w:rsidP="0076018E">
      <w:pPr>
        <w:pStyle w:val="Ttulo2"/>
      </w:pPr>
      <w:bookmarkStart w:id="119" w:name="_Toc132235235"/>
      <w:r w:rsidRPr="6B33FEE5">
        <w:rPr>
          <w:lang w:val="es-ES"/>
        </w:rPr>
        <w:t>Contribución 4</w:t>
      </w:r>
      <w:r w:rsidR="00992405">
        <w:rPr>
          <w:lang w:val="es-ES"/>
        </w:rPr>
        <w:t xml:space="preserve">: </w:t>
      </w:r>
      <w:r w:rsidR="00805752">
        <w:rPr>
          <w:i/>
          <w:iCs/>
          <w:color w:val="000000"/>
        </w:rPr>
        <w:t xml:space="preserve">A </w:t>
      </w:r>
      <w:proofErr w:type="spellStart"/>
      <w:r w:rsidR="00805752">
        <w:rPr>
          <w:i/>
          <w:iCs/>
          <w:color w:val="000000"/>
        </w:rPr>
        <w:t>Context-Aware</w:t>
      </w:r>
      <w:proofErr w:type="spellEnd"/>
      <w:r w:rsidR="00805752">
        <w:rPr>
          <w:i/>
          <w:iCs/>
          <w:color w:val="000000"/>
        </w:rPr>
        <w:t xml:space="preserve"> Artificial </w:t>
      </w:r>
      <w:proofErr w:type="spellStart"/>
      <w:r w:rsidR="00805752">
        <w:rPr>
          <w:i/>
          <w:iCs/>
          <w:color w:val="000000"/>
        </w:rPr>
        <w:t>Intelligence-based</w:t>
      </w:r>
      <w:proofErr w:type="spellEnd"/>
      <w:r w:rsidR="00805752">
        <w:rPr>
          <w:i/>
          <w:iCs/>
          <w:color w:val="000000"/>
        </w:rPr>
        <w:t xml:space="preserve"> System </w:t>
      </w:r>
      <w:proofErr w:type="spellStart"/>
      <w:r w:rsidR="00805752">
        <w:rPr>
          <w:i/>
          <w:iCs/>
          <w:color w:val="000000"/>
        </w:rPr>
        <w:t>to</w:t>
      </w:r>
      <w:proofErr w:type="spellEnd"/>
      <w:r w:rsidR="00805752">
        <w:rPr>
          <w:i/>
          <w:iCs/>
          <w:color w:val="000000"/>
        </w:rPr>
        <w:t xml:space="preserve"> </w:t>
      </w:r>
      <w:proofErr w:type="spellStart"/>
      <w:r w:rsidR="00805752">
        <w:rPr>
          <w:i/>
          <w:iCs/>
          <w:color w:val="000000"/>
        </w:rPr>
        <w:t>Support</w:t>
      </w:r>
      <w:proofErr w:type="spellEnd"/>
      <w:r w:rsidR="00805752">
        <w:rPr>
          <w:i/>
          <w:iCs/>
          <w:color w:val="000000"/>
        </w:rPr>
        <w:t xml:space="preserve"> Street Crossings For </w:t>
      </w:r>
      <w:proofErr w:type="spellStart"/>
      <w:r w:rsidR="00805752">
        <w:rPr>
          <w:i/>
          <w:iCs/>
          <w:color w:val="000000"/>
        </w:rPr>
        <w:t>Pedestrians</w:t>
      </w:r>
      <w:proofErr w:type="spellEnd"/>
      <w:r w:rsidR="00805752">
        <w:rPr>
          <w:i/>
          <w:iCs/>
          <w:color w:val="000000"/>
        </w:rPr>
        <w:t xml:space="preserve"> </w:t>
      </w:r>
      <w:proofErr w:type="spellStart"/>
      <w:r w:rsidR="00805752">
        <w:rPr>
          <w:i/>
          <w:iCs/>
          <w:color w:val="000000"/>
        </w:rPr>
        <w:t>with</w:t>
      </w:r>
      <w:proofErr w:type="spellEnd"/>
      <w:r w:rsidR="00805752">
        <w:rPr>
          <w:i/>
          <w:iCs/>
          <w:color w:val="000000"/>
        </w:rPr>
        <w:t xml:space="preserve"> Visual </w:t>
      </w:r>
      <w:proofErr w:type="spellStart"/>
      <w:r w:rsidR="00805752">
        <w:rPr>
          <w:i/>
          <w:iCs/>
          <w:color w:val="000000"/>
        </w:rPr>
        <w:t>Impairments</w:t>
      </w:r>
      <w:bookmarkEnd w:id="119"/>
      <w:proofErr w:type="spellEnd"/>
      <w:r w:rsidR="00805752">
        <w:rPr>
          <w:i/>
          <w:iCs/>
          <w:color w:val="000000"/>
        </w:rPr>
        <w:t> </w:t>
      </w:r>
    </w:p>
    <w:p w14:paraId="000000FB" w14:textId="77777777" w:rsidR="00184BD9" w:rsidRPr="006B160B" w:rsidRDefault="00184BD9" w:rsidP="6B33FEE5">
      <w:pPr>
        <w:rPr>
          <w:lang w:val="es-ES"/>
        </w:rPr>
      </w:pPr>
    </w:p>
    <w:p w14:paraId="000000FC" w14:textId="5F9F989A" w:rsidR="00184BD9" w:rsidRPr="006B160B" w:rsidRDefault="648294AF" w:rsidP="170CE702">
      <w:pPr>
        <w:numPr>
          <w:ilvl w:val="0"/>
          <w:numId w:val="2"/>
        </w:numPr>
        <w:rPr>
          <w:lang w:val="es-ES"/>
        </w:rPr>
      </w:pPr>
      <w:r w:rsidRPr="6B33FEE5">
        <w:rPr>
          <w:lang w:val="es-ES"/>
        </w:rPr>
        <w:t>Mejorar los resultados del estudio anterior (</w:t>
      </w:r>
      <w:proofErr w:type="spellStart"/>
      <w:r w:rsidRPr="6B33FEE5">
        <w:rPr>
          <w:lang w:val="es-ES"/>
        </w:rPr>
        <w:t>Montanha</w:t>
      </w:r>
      <w:proofErr w:type="spellEnd"/>
      <w:r w:rsidRPr="6B33FEE5">
        <w:rPr>
          <w:lang w:val="es-ES"/>
        </w:rPr>
        <w:t xml:space="preserve"> et al. 2016), que </w:t>
      </w:r>
      <w:proofErr w:type="gramStart"/>
      <w:r w:rsidRPr="6B33FEE5">
        <w:rPr>
          <w:lang w:val="es-ES"/>
        </w:rPr>
        <w:t>no  proporciona</w:t>
      </w:r>
      <w:r w:rsidR="178A7DA8" w:rsidRPr="6B33FEE5">
        <w:rPr>
          <w:lang w:val="es-ES"/>
        </w:rPr>
        <w:t>ba</w:t>
      </w:r>
      <w:proofErr w:type="gramEnd"/>
      <w:r w:rsidRPr="6B33FEE5">
        <w:rPr>
          <w:lang w:val="es-ES"/>
        </w:rPr>
        <w:t xml:space="preserve"> una guía personalizada, distinguiendo a las personas con discapacidad visual de los peatones ordinarios, ayudándoles a cruzar la carretera.</w:t>
      </w:r>
    </w:p>
    <w:p w14:paraId="000000FD" w14:textId="4BF786D0" w:rsidR="00184BD9" w:rsidRPr="006B160B" w:rsidRDefault="648294AF" w:rsidP="6B33FEE5">
      <w:pPr>
        <w:numPr>
          <w:ilvl w:val="0"/>
          <w:numId w:val="2"/>
        </w:numPr>
        <w:pBdr>
          <w:top w:val="nil"/>
          <w:left w:val="nil"/>
          <w:bottom w:val="nil"/>
          <w:right w:val="nil"/>
          <w:between w:val="nil"/>
        </w:pBdr>
        <w:rPr>
          <w:lang w:val="es-ES"/>
        </w:rPr>
      </w:pPr>
      <w:r w:rsidRPr="6B33FEE5">
        <w:rPr>
          <w:lang w:val="es-ES"/>
        </w:rPr>
        <w:t>Utiliza</w:t>
      </w:r>
      <w:r w:rsidR="178A7DA8" w:rsidRPr="6B33FEE5">
        <w:rPr>
          <w:lang w:val="es-ES"/>
        </w:rPr>
        <w:t>r</w:t>
      </w:r>
      <w:r w:rsidRPr="6B33FEE5">
        <w:rPr>
          <w:lang w:val="es-ES"/>
        </w:rPr>
        <w:t xml:space="preserve"> el enfoque</w:t>
      </w:r>
      <w:r w:rsidRPr="6B33FEE5">
        <w:rPr>
          <w:i/>
          <w:iCs/>
          <w:lang w:val="es-ES"/>
        </w:rPr>
        <w:t xml:space="preserve"> </w:t>
      </w:r>
      <w:proofErr w:type="spellStart"/>
      <w:r w:rsidRPr="6B33FEE5">
        <w:rPr>
          <w:i/>
          <w:iCs/>
          <w:lang w:val="es-ES"/>
        </w:rPr>
        <w:t>User-Centered</w:t>
      </w:r>
      <w:proofErr w:type="spellEnd"/>
      <w:r w:rsidRPr="6B33FEE5">
        <w:rPr>
          <w:i/>
          <w:iCs/>
          <w:lang w:val="es-ES"/>
        </w:rPr>
        <w:t xml:space="preserve"> </w:t>
      </w:r>
      <w:proofErr w:type="spellStart"/>
      <w:r w:rsidRPr="6B33FEE5">
        <w:rPr>
          <w:i/>
          <w:iCs/>
          <w:lang w:val="es-ES"/>
        </w:rPr>
        <w:t>Design</w:t>
      </w:r>
      <w:proofErr w:type="spellEnd"/>
      <w:r w:rsidRPr="6B33FEE5">
        <w:rPr>
          <w:lang w:val="es-ES"/>
        </w:rPr>
        <w:t xml:space="preserve"> (UCD) en el desarrollo de la aplicación.</w:t>
      </w:r>
    </w:p>
    <w:p w14:paraId="000000FE" w14:textId="7E20DFE7" w:rsidR="00184BD9" w:rsidRPr="006B160B" w:rsidRDefault="648294AF" w:rsidP="6B33FEE5">
      <w:pPr>
        <w:numPr>
          <w:ilvl w:val="0"/>
          <w:numId w:val="2"/>
        </w:numPr>
        <w:pBdr>
          <w:top w:val="nil"/>
          <w:left w:val="nil"/>
          <w:bottom w:val="nil"/>
          <w:right w:val="nil"/>
          <w:between w:val="nil"/>
        </w:pBdr>
        <w:rPr>
          <w:lang w:val="es-ES"/>
        </w:rPr>
      </w:pPr>
      <w:r w:rsidRPr="6B33FEE5">
        <w:rPr>
          <w:lang w:val="es-ES"/>
        </w:rPr>
        <w:t xml:space="preserve">Llevar a cabo pruebas de campo con usuarios con discapacidad visual para probar </w:t>
      </w:r>
      <w:r w:rsidR="1ED2E139" w:rsidRPr="6B33FEE5">
        <w:rPr>
          <w:lang w:val="es-ES"/>
        </w:rPr>
        <w:t xml:space="preserve">el sistema </w:t>
      </w:r>
      <w:proofErr w:type="spellStart"/>
      <w:r w:rsidR="1ED2E139" w:rsidRPr="6B33FEE5">
        <w:rPr>
          <w:lang w:val="es-ES"/>
        </w:rPr>
        <w:t>asistivo</w:t>
      </w:r>
      <w:proofErr w:type="spellEnd"/>
    </w:p>
    <w:p w14:paraId="000000FF" w14:textId="63A5DAF2" w:rsidR="00184BD9" w:rsidRPr="006B160B" w:rsidRDefault="00F150BE" w:rsidP="6B33FEE5">
      <w:pPr>
        <w:numPr>
          <w:ilvl w:val="0"/>
          <w:numId w:val="2"/>
        </w:numPr>
        <w:pBdr>
          <w:top w:val="nil"/>
          <w:left w:val="nil"/>
          <w:bottom w:val="nil"/>
          <w:right w:val="nil"/>
          <w:between w:val="nil"/>
        </w:pBdr>
        <w:rPr>
          <w:lang w:val="es-ES"/>
        </w:rPr>
      </w:pPr>
      <w:r w:rsidRPr="6B33FEE5">
        <w:rPr>
          <w:lang w:val="es-ES"/>
        </w:rPr>
        <w:t>Permitir que el semáforo cambie su comportamiento al transcribir la situación de la carretera e identificar a un peatón con discapacidad visual que comienza a cruzar la carretera</w:t>
      </w:r>
      <w:r w:rsidR="003F2A42" w:rsidRPr="6B33FEE5">
        <w:rPr>
          <w:lang w:val="es-ES"/>
        </w:rPr>
        <w:t>.</w:t>
      </w:r>
    </w:p>
    <w:p w14:paraId="00000100" w14:textId="77777777" w:rsidR="00184BD9" w:rsidRPr="006B160B" w:rsidRDefault="00184BD9" w:rsidP="6B33FEE5">
      <w:pPr>
        <w:rPr>
          <w:lang w:val="es-ES"/>
        </w:rPr>
      </w:pPr>
    </w:p>
    <w:p w14:paraId="00000101" w14:textId="77777777" w:rsidR="00184BD9" w:rsidRPr="006B160B" w:rsidRDefault="00184BD9" w:rsidP="6B33FEE5">
      <w:pPr>
        <w:rPr>
          <w:lang w:val="es-ES"/>
        </w:rPr>
      </w:pPr>
    </w:p>
    <w:p w14:paraId="00000102" w14:textId="77777777" w:rsidR="00184BD9" w:rsidRPr="006B160B" w:rsidRDefault="00184BD9" w:rsidP="6B33FEE5">
      <w:pPr>
        <w:rPr>
          <w:lang w:val="es-ES"/>
        </w:rPr>
      </w:pPr>
    </w:p>
    <w:p w14:paraId="00000103" w14:textId="77777777" w:rsidR="00184BD9" w:rsidRPr="006B160B" w:rsidRDefault="00F150BE" w:rsidP="6B33FEE5">
      <w:pPr>
        <w:rPr>
          <w:lang w:val="es-ES"/>
        </w:rPr>
      </w:pPr>
      <w:r w:rsidRPr="6B33FEE5">
        <w:rPr>
          <w:lang w:val="es-ES"/>
        </w:rPr>
        <w:br w:type="page"/>
      </w:r>
    </w:p>
    <w:p w14:paraId="00000104" w14:textId="77777777" w:rsidR="00184BD9" w:rsidRPr="006B160B" w:rsidRDefault="648294AF" w:rsidP="170CE702">
      <w:pPr>
        <w:pStyle w:val="Ttulo1"/>
        <w:rPr>
          <w:lang w:val="es-ES"/>
        </w:rPr>
      </w:pPr>
      <w:bookmarkStart w:id="120" w:name="_Toc132235236"/>
      <w:r w:rsidRPr="170CE702">
        <w:rPr>
          <w:lang w:val="es-ES"/>
        </w:rPr>
        <w:lastRenderedPageBreak/>
        <w:t>Capítulo 3</w:t>
      </w:r>
      <w:bookmarkEnd w:id="120"/>
    </w:p>
    <w:p w14:paraId="00000105" w14:textId="77777777" w:rsidR="00184BD9" w:rsidRPr="006B160B" w:rsidRDefault="648294AF" w:rsidP="170CE702">
      <w:pPr>
        <w:pStyle w:val="Ttulo2"/>
        <w:rPr>
          <w:lang w:val="es-ES"/>
        </w:rPr>
      </w:pPr>
      <w:bookmarkStart w:id="121" w:name="_Toc132235237"/>
      <w:r w:rsidRPr="170CE702">
        <w:rPr>
          <w:lang w:val="es-ES"/>
        </w:rPr>
        <w:t>Resumen de resultados</w:t>
      </w:r>
      <w:bookmarkEnd w:id="121"/>
    </w:p>
    <w:p w14:paraId="00000106" w14:textId="1F281371" w:rsidR="00184BD9" w:rsidRPr="006B160B" w:rsidRDefault="648294AF" w:rsidP="170CE702">
      <w:pPr>
        <w:ind w:firstLine="720"/>
        <w:rPr>
          <w:lang w:val="es-ES"/>
        </w:rPr>
      </w:pPr>
      <w:r w:rsidRPr="6B33FEE5">
        <w:rPr>
          <w:lang w:val="es-ES"/>
        </w:rPr>
        <w:t>Este capítulo presenta los resultados obtenidos durante el desarrollo de este estudio. En el primer estudio, a partir de un estudio del estado del arte, se elaboró la idea principal para diseñar el semáforo inteligente destinado a ayudar a las personas con discapacidad visual a cruzar las carreteras, así como su instalación en dos ciudades para su prueba, recogida de resultados y mejoras. Luego, como resultado de la experiencia anterior, donde se contaba con un dispositivo de tamaño reducido y por lo tanto con baja potencia computacional, se estudiaron métodos de localización de posición 2D y a partir de a</w:t>
      </w:r>
      <w:r w:rsidR="4FC8CC75" w:rsidRPr="6B33FEE5">
        <w:rPr>
          <w:lang w:val="es-ES"/>
        </w:rPr>
        <w:t>h</w:t>
      </w:r>
      <w:r w:rsidRPr="6B33FEE5">
        <w:rPr>
          <w:lang w:val="es-ES"/>
        </w:rPr>
        <w:t>í se implementó un método que generara menor costo computacional. Y en el último estudio fue posible implementar un nuevo método que puede mejorar aún más la precisión de los resultados manteniendo el mismo coste computacional del estudio anterior. En los siguientes párrafos se detallan estos resultados para cada publicación.</w:t>
      </w:r>
    </w:p>
    <w:p w14:paraId="00000107" w14:textId="77777777" w:rsidR="00184BD9" w:rsidRPr="006B160B" w:rsidRDefault="00184BD9" w:rsidP="6B33FEE5">
      <w:pPr>
        <w:ind w:firstLine="720"/>
        <w:rPr>
          <w:color w:val="0000FF"/>
          <w:lang w:val="es-ES"/>
        </w:rPr>
      </w:pPr>
    </w:p>
    <w:p w14:paraId="00000108" w14:textId="77777777" w:rsidR="00184BD9" w:rsidRPr="006B160B" w:rsidRDefault="00184BD9" w:rsidP="6B33FEE5">
      <w:pPr>
        <w:rPr>
          <w:lang w:val="es-ES"/>
        </w:rPr>
      </w:pPr>
    </w:p>
    <w:p w14:paraId="00000109" w14:textId="38FB7B7C" w:rsidR="00184BD9" w:rsidRPr="0076018E" w:rsidRDefault="30F6F50D" w:rsidP="0076018E">
      <w:pPr>
        <w:pStyle w:val="Ttulo2"/>
      </w:pPr>
      <w:bookmarkStart w:id="122" w:name="_Toc132235238"/>
      <w:r w:rsidRPr="170CE702">
        <w:rPr>
          <w:lang w:val="es-ES"/>
        </w:rPr>
        <w:t xml:space="preserve">Contribución 1: </w:t>
      </w:r>
      <w:r w:rsidR="007A6465">
        <w:rPr>
          <w:i/>
          <w:iCs/>
          <w:color w:val="000000"/>
        </w:rPr>
        <w:t xml:space="preserve">A </w:t>
      </w:r>
      <w:proofErr w:type="spellStart"/>
      <w:r w:rsidR="007A6465">
        <w:rPr>
          <w:i/>
          <w:iCs/>
          <w:color w:val="000000"/>
        </w:rPr>
        <w:t>technological</w:t>
      </w:r>
      <w:proofErr w:type="spellEnd"/>
      <w:r w:rsidR="007A6465">
        <w:rPr>
          <w:i/>
          <w:iCs/>
          <w:color w:val="000000"/>
        </w:rPr>
        <w:t xml:space="preserve"> </w:t>
      </w:r>
      <w:proofErr w:type="spellStart"/>
      <w:r w:rsidR="007A6465">
        <w:rPr>
          <w:i/>
          <w:iCs/>
          <w:color w:val="000000"/>
        </w:rPr>
        <w:t>innovation</w:t>
      </w:r>
      <w:proofErr w:type="spellEnd"/>
      <w:r w:rsidR="007A6465">
        <w:rPr>
          <w:i/>
          <w:iCs/>
          <w:color w:val="000000"/>
        </w:rPr>
        <w:t xml:space="preserve"> </w:t>
      </w:r>
      <w:proofErr w:type="spellStart"/>
      <w:r w:rsidR="007A6465">
        <w:rPr>
          <w:i/>
          <w:iCs/>
          <w:color w:val="000000"/>
        </w:rPr>
        <w:t>to</w:t>
      </w:r>
      <w:proofErr w:type="spellEnd"/>
      <w:r w:rsidR="007A6465">
        <w:rPr>
          <w:i/>
          <w:iCs/>
          <w:color w:val="000000"/>
        </w:rPr>
        <w:t xml:space="preserve"> </w:t>
      </w:r>
      <w:proofErr w:type="spellStart"/>
      <w:r w:rsidR="007A6465">
        <w:rPr>
          <w:i/>
          <w:iCs/>
          <w:color w:val="000000"/>
        </w:rPr>
        <w:t>safely</w:t>
      </w:r>
      <w:proofErr w:type="spellEnd"/>
      <w:r w:rsidR="007A6465">
        <w:rPr>
          <w:i/>
          <w:iCs/>
          <w:color w:val="000000"/>
        </w:rPr>
        <w:t xml:space="preserve"> </w:t>
      </w:r>
      <w:proofErr w:type="spellStart"/>
      <w:r w:rsidR="007A6465">
        <w:rPr>
          <w:i/>
          <w:iCs/>
          <w:color w:val="000000"/>
        </w:rPr>
        <w:t>aid</w:t>
      </w:r>
      <w:proofErr w:type="spellEnd"/>
      <w:r w:rsidR="007A6465">
        <w:rPr>
          <w:i/>
          <w:iCs/>
          <w:color w:val="000000"/>
        </w:rPr>
        <w:t xml:space="preserve"> in </w:t>
      </w:r>
      <w:proofErr w:type="spellStart"/>
      <w:r w:rsidR="007A6465">
        <w:rPr>
          <w:i/>
          <w:iCs/>
          <w:color w:val="000000"/>
        </w:rPr>
        <w:t>the</w:t>
      </w:r>
      <w:proofErr w:type="spellEnd"/>
      <w:r w:rsidR="007A6465">
        <w:rPr>
          <w:i/>
          <w:iCs/>
          <w:color w:val="000000"/>
        </w:rPr>
        <w:t xml:space="preserve"> </w:t>
      </w:r>
      <w:proofErr w:type="spellStart"/>
      <w:r w:rsidR="007A6465">
        <w:rPr>
          <w:i/>
          <w:iCs/>
          <w:color w:val="000000"/>
        </w:rPr>
        <w:t>spatial</w:t>
      </w:r>
      <w:proofErr w:type="spellEnd"/>
      <w:r w:rsidR="007A6465">
        <w:rPr>
          <w:i/>
          <w:iCs/>
          <w:color w:val="000000"/>
        </w:rPr>
        <w:t xml:space="preserve"> </w:t>
      </w:r>
      <w:proofErr w:type="spellStart"/>
      <w:r w:rsidR="007A6465">
        <w:rPr>
          <w:i/>
          <w:iCs/>
          <w:color w:val="000000"/>
        </w:rPr>
        <w:t>orientation</w:t>
      </w:r>
      <w:proofErr w:type="spellEnd"/>
      <w:r w:rsidR="007A6465">
        <w:rPr>
          <w:i/>
          <w:iCs/>
          <w:color w:val="000000"/>
        </w:rPr>
        <w:t xml:space="preserve"> </w:t>
      </w:r>
      <w:proofErr w:type="spellStart"/>
      <w:r w:rsidR="007A6465">
        <w:rPr>
          <w:i/>
          <w:iCs/>
          <w:color w:val="000000"/>
        </w:rPr>
        <w:t>of</w:t>
      </w:r>
      <w:proofErr w:type="spellEnd"/>
      <w:r w:rsidR="007A6465">
        <w:rPr>
          <w:i/>
          <w:iCs/>
          <w:color w:val="000000"/>
        </w:rPr>
        <w:t xml:space="preserve"> </w:t>
      </w:r>
      <w:proofErr w:type="spellStart"/>
      <w:r w:rsidR="007A6465">
        <w:rPr>
          <w:i/>
          <w:iCs/>
          <w:color w:val="000000"/>
        </w:rPr>
        <w:t>blind</w:t>
      </w:r>
      <w:proofErr w:type="spellEnd"/>
      <w:r w:rsidR="007A6465">
        <w:rPr>
          <w:i/>
          <w:iCs/>
          <w:color w:val="000000"/>
        </w:rPr>
        <w:t xml:space="preserve"> </w:t>
      </w:r>
      <w:proofErr w:type="spellStart"/>
      <w:r w:rsidR="007A6465">
        <w:rPr>
          <w:i/>
          <w:iCs/>
          <w:color w:val="000000"/>
        </w:rPr>
        <w:t>people</w:t>
      </w:r>
      <w:proofErr w:type="spellEnd"/>
      <w:r w:rsidR="007A6465">
        <w:rPr>
          <w:i/>
          <w:iCs/>
          <w:color w:val="000000"/>
        </w:rPr>
        <w:t xml:space="preserve"> in a </w:t>
      </w:r>
      <w:proofErr w:type="spellStart"/>
      <w:r w:rsidR="007A6465">
        <w:rPr>
          <w:i/>
          <w:iCs/>
          <w:color w:val="000000"/>
        </w:rPr>
        <w:t>complex</w:t>
      </w:r>
      <w:proofErr w:type="spellEnd"/>
      <w:r w:rsidR="007A6465">
        <w:rPr>
          <w:i/>
          <w:iCs/>
          <w:color w:val="000000"/>
        </w:rPr>
        <w:t xml:space="preserve"> </w:t>
      </w:r>
      <w:proofErr w:type="spellStart"/>
      <w:r w:rsidR="007A6465">
        <w:rPr>
          <w:i/>
          <w:iCs/>
          <w:color w:val="000000"/>
        </w:rPr>
        <w:t>urban</w:t>
      </w:r>
      <w:proofErr w:type="spellEnd"/>
      <w:r w:rsidR="007A6465">
        <w:rPr>
          <w:i/>
          <w:iCs/>
          <w:color w:val="000000"/>
        </w:rPr>
        <w:t xml:space="preserve"> </w:t>
      </w:r>
      <w:proofErr w:type="spellStart"/>
      <w:r w:rsidR="007A6465">
        <w:rPr>
          <w:i/>
          <w:iCs/>
          <w:color w:val="000000"/>
        </w:rPr>
        <w:t>environment</w:t>
      </w:r>
      <w:bookmarkEnd w:id="122"/>
      <w:proofErr w:type="spellEnd"/>
    </w:p>
    <w:p w14:paraId="0000010A" w14:textId="77777777" w:rsidR="00184BD9" w:rsidRPr="006B160B" w:rsidRDefault="00184BD9" w:rsidP="6B33FEE5">
      <w:pPr>
        <w:ind w:firstLine="720"/>
        <w:rPr>
          <w:i/>
          <w:iCs/>
          <w:lang w:val="es-ES"/>
        </w:rPr>
      </w:pPr>
    </w:p>
    <w:p w14:paraId="0000010B" w14:textId="2118FE9E" w:rsidR="00184BD9" w:rsidRPr="006B160B" w:rsidRDefault="648294AF" w:rsidP="170CE702">
      <w:pPr>
        <w:ind w:firstLine="720"/>
        <w:rPr>
          <w:lang w:val="es-ES"/>
        </w:rPr>
      </w:pPr>
      <w:proofErr w:type="spellStart"/>
      <w:r w:rsidRPr="170CE702">
        <w:rPr>
          <w:i/>
          <w:iCs/>
          <w:lang w:val="es-ES"/>
        </w:rPr>
        <w:t>Seebot</w:t>
      </w:r>
      <w:proofErr w:type="spellEnd"/>
      <w:r w:rsidRPr="170CE702">
        <w:rPr>
          <w:i/>
          <w:iCs/>
          <w:lang w:val="es-ES"/>
        </w:rPr>
        <w:t xml:space="preserve"> </w:t>
      </w:r>
      <w:proofErr w:type="spellStart"/>
      <w:r w:rsidRPr="170CE702">
        <w:rPr>
          <w:i/>
          <w:iCs/>
          <w:lang w:val="es-ES"/>
        </w:rPr>
        <w:t>Agent</w:t>
      </w:r>
      <w:proofErr w:type="spellEnd"/>
      <w:r w:rsidRPr="170CE702">
        <w:rPr>
          <w:i/>
          <w:iCs/>
          <w:lang w:val="es-ES"/>
        </w:rPr>
        <w:t xml:space="preserve"> </w:t>
      </w:r>
      <w:r w:rsidRPr="170CE702">
        <w:rPr>
          <w:lang w:val="es-ES"/>
        </w:rPr>
        <w:t xml:space="preserve">añade innovaciones a la señal de tráfico inteligente mediante el procesamiento de imágenes guiado por la </w:t>
      </w:r>
      <w:proofErr w:type="spellStart"/>
      <w:r w:rsidRPr="170CE702">
        <w:rPr>
          <w:lang w:val="es-ES"/>
        </w:rPr>
        <w:t>trilateración</w:t>
      </w:r>
      <w:proofErr w:type="spellEnd"/>
      <w:r w:rsidRPr="170CE702">
        <w:rPr>
          <w:lang w:val="es-ES"/>
        </w:rPr>
        <w:t xml:space="preserve"> de señales </w:t>
      </w:r>
      <w:proofErr w:type="spellStart"/>
      <w:r w:rsidRPr="170CE702">
        <w:rPr>
          <w:i/>
          <w:iCs/>
          <w:lang w:val="es-ES"/>
        </w:rPr>
        <w:t>wifi</w:t>
      </w:r>
      <w:proofErr w:type="spellEnd"/>
      <w:r w:rsidRPr="170CE702">
        <w:rPr>
          <w:lang w:val="es-ES"/>
        </w:rPr>
        <w:t xml:space="preserve"> y/o utilizando señales de </w:t>
      </w:r>
      <w:proofErr w:type="spellStart"/>
      <w:r w:rsidRPr="170CE702">
        <w:rPr>
          <w:lang w:val="es-ES"/>
        </w:rPr>
        <w:t>geolocalización</w:t>
      </w:r>
      <w:proofErr w:type="spellEnd"/>
      <w:r w:rsidRPr="170CE702">
        <w:rPr>
          <w:lang w:val="es-ES"/>
        </w:rPr>
        <w:t xml:space="preserve"> (unidad de Sistema de Posición Global - </w:t>
      </w:r>
      <w:r w:rsidRPr="170CE702">
        <w:rPr>
          <w:i/>
          <w:iCs/>
          <w:lang w:val="es-ES"/>
        </w:rPr>
        <w:t>GPS</w:t>
      </w:r>
      <w:r w:rsidRPr="170CE702">
        <w:rPr>
          <w:lang w:val="es-ES"/>
        </w:rPr>
        <w:t>). Además del dispositivo</w:t>
      </w:r>
      <w:r w:rsidR="2F1B3F0E" w:rsidRPr="170CE702">
        <w:rPr>
          <w:lang w:val="es-ES"/>
        </w:rPr>
        <w:t xml:space="preserve"> (</w:t>
      </w:r>
      <w:proofErr w:type="spellStart"/>
      <w:r w:rsidR="2F1B3F0E" w:rsidRPr="170CE702">
        <w:rPr>
          <w:lang w:val="es-ES"/>
        </w:rPr>
        <w:t>veáse</w:t>
      </w:r>
      <w:proofErr w:type="spellEnd"/>
      <w:r w:rsidR="2F1B3F0E" w:rsidRPr="170CE702">
        <w:rPr>
          <w:lang w:val="es-ES"/>
        </w:rPr>
        <w:t xml:space="preserve"> </w:t>
      </w:r>
      <w:r w:rsidR="00F150BE" w:rsidRPr="170CE702">
        <w:rPr>
          <w:lang w:val="es-ES"/>
        </w:rPr>
        <w:fldChar w:fldCharType="begin"/>
      </w:r>
      <w:r w:rsidR="00F150BE" w:rsidRPr="170CE702">
        <w:rPr>
          <w:lang w:val="es-ES"/>
        </w:rPr>
        <w:instrText xml:space="preserve"> REF _Ref129561109 \h </w:instrText>
      </w:r>
      <w:r w:rsidR="00F150BE" w:rsidRPr="170CE702">
        <w:rPr>
          <w:lang w:val="es-ES"/>
        </w:rPr>
      </w:r>
      <w:r w:rsidR="00F150BE" w:rsidRPr="170CE702">
        <w:rPr>
          <w:lang w:val="es-ES"/>
        </w:rPr>
        <w:fldChar w:fldCharType="separate"/>
      </w:r>
      <w:r w:rsidR="2F1B3F0E">
        <w:t xml:space="preserve">Figura </w:t>
      </w:r>
      <w:r w:rsidR="2F1B3F0E">
        <w:rPr>
          <w:noProof/>
        </w:rPr>
        <w:t>1</w:t>
      </w:r>
      <w:r w:rsidR="00F150BE" w:rsidRPr="170CE702">
        <w:rPr>
          <w:lang w:val="es-ES"/>
        </w:rPr>
        <w:fldChar w:fldCharType="end"/>
      </w:r>
      <w:r w:rsidR="2F1B3F0E" w:rsidRPr="170CE702">
        <w:rPr>
          <w:lang w:val="es-ES"/>
        </w:rPr>
        <w:t>)</w:t>
      </w:r>
      <w:r w:rsidRPr="170CE702">
        <w:rPr>
          <w:lang w:val="es-ES"/>
        </w:rPr>
        <w:t>, el proyecto también incluye aplicaciones para dispositivos móviles para personas con discapacidad visual</w:t>
      </w:r>
      <w:r w:rsidR="2F1B3F0E" w:rsidRPr="170CE702">
        <w:rPr>
          <w:lang w:val="es-ES"/>
        </w:rPr>
        <w:t xml:space="preserve"> (véase </w:t>
      </w:r>
      <w:r w:rsidR="00F150BE" w:rsidRPr="170CE702">
        <w:rPr>
          <w:lang w:val="es-ES"/>
        </w:rPr>
        <w:fldChar w:fldCharType="begin"/>
      </w:r>
      <w:r w:rsidR="00F150BE" w:rsidRPr="170CE702">
        <w:rPr>
          <w:lang w:val="es-ES"/>
        </w:rPr>
        <w:instrText xml:space="preserve"> REF _Ref129561165 \h </w:instrText>
      </w:r>
      <w:r w:rsidR="00F150BE" w:rsidRPr="170CE702">
        <w:rPr>
          <w:lang w:val="es-ES"/>
        </w:rPr>
      </w:r>
      <w:r w:rsidR="00F150BE" w:rsidRPr="170CE702">
        <w:rPr>
          <w:lang w:val="es-ES"/>
        </w:rPr>
        <w:fldChar w:fldCharType="separate"/>
      </w:r>
      <w:r w:rsidR="2F1B3F0E">
        <w:t xml:space="preserve">Figura </w:t>
      </w:r>
      <w:r w:rsidR="2F1B3F0E">
        <w:rPr>
          <w:noProof/>
        </w:rPr>
        <w:t>2</w:t>
      </w:r>
      <w:r w:rsidR="00F150BE" w:rsidRPr="170CE702">
        <w:rPr>
          <w:lang w:val="es-ES"/>
        </w:rPr>
        <w:fldChar w:fldCharType="end"/>
      </w:r>
      <w:r w:rsidR="2F1B3F0E" w:rsidRPr="170CE702">
        <w:rPr>
          <w:lang w:val="es-ES"/>
        </w:rPr>
        <w:t>)</w:t>
      </w:r>
      <w:r w:rsidRPr="170CE702">
        <w:rPr>
          <w:lang w:val="es-ES"/>
        </w:rPr>
        <w:t xml:space="preserve">. Este conjunto de hardware y software crea recursos para la creación de </w:t>
      </w:r>
      <w:proofErr w:type="spellStart"/>
      <w:r w:rsidRPr="170CE702">
        <w:rPr>
          <w:i/>
          <w:iCs/>
          <w:lang w:val="es-ES"/>
        </w:rPr>
        <w:t>hotspots</w:t>
      </w:r>
      <w:proofErr w:type="spellEnd"/>
      <w:r w:rsidRPr="170CE702">
        <w:rPr>
          <w:lang w:val="es-ES"/>
        </w:rPr>
        <w:t xml:space="preserve"> que permiten el acceso a la red mundial y la autentificación de los miembros en la plataforma. Además, el usuario con discapacidad visual no sólo hará un uso transparente de su </w:t>
      </w:r>
      <w:proofErr w:type="spellStart"/>
      <w:r w:rsidRPr="170CE702">
        <w:rPr>
          <w:lang w:val="es-ES"/>
        </w:rPr>
        <w:t>geolocalización</w:t>
      </w:r>
      <w:proofErr w:type="spellEnd"/>
      <w:r w:rsidRPr="170CE702">
        <w:rPr>
          <w:lang w:val="es-ES"/>
        </w:rPr>
        <w:t>, sino de muchas más funciones que le ayudarán a cruzar las carreteras con más movilidad y seguridad.</w:t>
      </w:r>
    </w:p>
    <w:p w14:paraId="0000010C" w14:textId="77777777" w:rsidR="00184BD9" w:rsidRPr="006B160B" w:rsidRDefault="00184BD9" w:rsidP="170CE702">
      <w:pPr>
        <w:ind w:firstLine="720"/>
        <w:rPr>
          <w:color w:val="0000FF"/>
          <w:lang w:val="es-ES"/>
        </w:rPr>
      </w:pPr>
    </w:p>
    <w:p w14:paraId="0000010D" w14:textId="77777777" w:rsidR="00184BD9" w:rsidRPr="006B160B" w:rsidRDefault="00184BD9" w:rsidP="170CE702">
      <w:pPr>
        <w:ind w:firstLine="720"/>
        <w:rPr>
          <w:color w:val="0000FF"/>
          <w:lang w:val="es-ES"/>
        </w:rPr>
      </w:pPr>
    </w:p>
    <w:p w14:paraId="0000010E" w14:textId="77777777" w:rsidR="00184BD9" w:rsidRPr="006B160B" w:rsidRDefault="00184BD9" w:rsidP="170CE702">
      <w:pPr>
        <w:rPr>
          <w:color w:val="0000FF"/>
          <w:lang w:val="es-ES"/>
        </w:rPr>
      </w:pPr>
    </w:p>
    <w:p w14:paraId="0000010F" w14:textId="77777777" w:rsidR="00184BD9" w:rsidRPr="006B160B" w:rsidRDefault="00184BD9" w:rsidP="170CE702">
      <w:pPr>
        <w:rPr>
          <w:color w:val="0000FF"/>
          <w:lang w:val="es-ES"/>
        </w:rPr>
      </w:pPr>
    </w:p>
    <w:p w14:paraId="7194DCEF" w14:textId="77777777" w:rsidR="00C950E4" w:rsidRDefault="00F150BE" w:rsidP="170CE702">
      <w:pPr>
        <w:keepNext/>
        <w:spacing w:line="240" w:lineRule="auto"/>
        <w:jc w:val="center"/>
      </w:pPr>
      <w:r w:rsidRPr="0048375A">
        <w:rPr>
          <w:noProof/>
          <w:lang w:eastAsia="pt-BR"/>
        </w:rPr>
        <w:lastRenderedPageBreak/>
        <w:drawing>
          <wp:inline distT="114300" distB="114300" distL="114300" distR="114300" wp14:anchorId="0457A4C7" wp14:editId="07777777">
            <wp:extent cx="2639041" cy="248899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639041" cy="2488995"/>
                    </a:xfrm>
                    <a:prstGeom prst="rect">
                      <a:avLst/>
                    </a:prstGeom>
                    <a:ln/>
                  </pic:spPr>
                </pic:pic>
              </a:graphicData>
            </a:graphic>
          </wp:inline>
        </w:drawing>
      </w:r>
    </w:p>
    <w:p w14:paraId="4C643C53" w14:textId="0CD6AE01" w:rsidR="008D1B5C" w:rsidRDefault="008D1B5C" w:rsidP="008D1B5C">
      <w:pPr>
        <w:pStyle w:val="Legenda"/>
        <w:jc w:val="center"/>
        <w:rPr>
          <w:ins w:id="123" w:author="ecacarva" w:date="2023-04-13T00:11:00Z"/>
        </w:rPr>
      </w:pPr>
      <w:bookmarkStart w:id="124" w:name="_Ref129561109"/>
      <w:bookmarkStart w:id="125" w:name="_Toc132237198"/>
      <w:ins w:id="126" w:author="ecacarva" w:date="2023-04-13T00:12:00Z">
        <w:r>
          <w:t xml:space="preserve">Figura </w:t>
        </w:r>
        <w:r>
          <w:fldChar w:fldCharType="begin"/>
        </w:r>
        <w:r>
          <w:instrText xml:space="preserve"> SEQ Figura \* ARABIC </w:instrText>
        </w:r>
      </w:ins>
      <w:r>
        <w:fldChar w:fldCharType="separate"/>
      </w:r>
      <w:ins w:id="127" w:author="ecacarva" w:date="2023-04-13T00:12:00Z">
        <w:r>
          <w:rPr>
            <w:noProof/>
          </w:rPr>
          <w:t>1</w:t>
        </w:r>
        <w:r>
          <w:fldChar w:fldCharType="end"/>
        </w:r>
        <w:r>
          <w:t>.</w:t>
        </w:r>
        <w:r>
          <w:t xml:space="preserve"> </w:t>
        </w:r>
        <w:proofErr w:type="spellStart"/>
        <w:r>
          <w:t>Visión</w:t>
        </w:r>
        <w:proofErr w:type="spellEnd"/>
        <w:r>
          <w:t xml:space="preserve"> general </w:t>
        </w:r>
        <w:proofErr w:type="spellStart"/>
        <w:r>
          <w:t>del</w:t>
        </w:r>
        <w:proofErr w:type="spellEnd"/>
        <w:r>
          <w:t xml:space="preserve"> semáforo inteligente </w:t>
        </w:r>
        <w:proofErr w:type="spellStart"/>
        <w:r>
          <w:t>Seebot</w:t>
        </w:r>
        <w:proofErr w:type="spellEnd"/>
        <w:r>
          <w:t xml:space="preserve"> Agent</w:t>
        </w:r>
      </w:ins>
      <w:bookmarkEnd w:id="125"/>
    </w:p>
    <w:p w14:paraId="00000112" w14:textId="2791C3C5" w:rsidR="00184BD9" w:rsidRPr="006B160B" w:rsidDel="008D1B5C" w:rsidRDefault="0E6DB1A7" w:rsidP="170CE702">
      <w:pPr>
        <w:pStyle w:val="Legenda"/>
        <w:jc w:val="center"/>
        <w:rPr>
          <w:del w:id="128" w:author="ecacarva" w:date="2023-04-13T00:12:00Z"/>
          <w:lang w:val="es-ES"/>
        </w:rPr>
      </w:pPr>
      <w:del w:id="129" w:author="ecacarva" w:date="2023-04-13T00:12:00Z">
        <w:r w:rsidDel="008D1B5C">
          <w:delText xml:space="preserve">Figura </w:delText>
        </w:r>
        <w:r w:rsidR="00F150BE" w:rsidRPr="170CE702" w:rsidDel="008D1B5C">
          <w:rPr>
            <w:i w:val="0"/>
            <w:iCs w:val="0"/>
          </w:rPr>
          <w:fldChar w:fldCharType="begin"/>
        </w:r>
        <w:r w:rsidR="00F150BE" w:rsidDel="008D1B5C">
          <w:delInstrText xml:space="preserve"> SEQ Figura \* ARABIC </w:delInstrText>
        </w:r>
        <w:r w:rsidR="00F150BE" w:rsidRPr="170CE702" w:rsidDel="008D1B5C">
          <w:rPr>
            <w:i w:val="0"/>
            <w:iCs w:val="0"/>
          </w:rPr>
          <w:fldChar w:fldCharType="separate"/>
        </w:r>
        <w:r w:rsidR="00610508" w:rsidDel="008D1B5C">
          <w:rPr>
            <w:noProof/>
          </w:rPr>
          <w:delText>1</w:delText>
        </w:r>
        <w:r w:rsidR="00F150BE" w:rsidRPr="170CE702" w:rsidDel="008D1B5C">
          <w:rPr>
            <w:i w:val="0"/>
            <w:iCs w:val="0"/>
          </w:rPr>
          <w:fldChar w:fldCharType="end"/>
        </w:r>
        <w:bookmarkEnd w:id="124"/>
        <w:r w:rsidDel="008D1B5C">
          <w:delText xml:space="preserve">. Visión general del </w:delText>
        </w:r>
        <w:r w:rsidR="2F1B3F0E" w:rsidDel="008D1B5C">
          <w:delText>semáforo inteligente Seebot Agent</w:delText>
        </w:r>
      </w:del>
    </w:p>
    <w:p w14:paraId="00000116" w14:textId="77777777" w:rsidR="00184BD9" w:rsidRPr="006B160B" w:rsidRDefault="648294AF" w:rsidP="0076018E">
      <w:pPr>
        <w:rPr>
          <w:lang w:val="es-ES"/>
        </w:rPr>
      </w:pPr>
      <w:r w:rsidRPr="170CE702">
        <w:rPr>
          <w:lang w:val="es-ES"/>
        </w:rPr>
        <w:t xml:space="preserve">Pensando en crear un dispositivo de semáforo inteligente y eficiente, el proyecto </w:t>
      </w:r>
      <w:proofErr w:type="spellStart"/>
      <w:r w:rsidRPr="6B33FEE5">
        <w:rPr>
          <w:i/>
          <w:iCs/>
          <w:lang w:val="es-ES"/>
        </w:rPr>
        <w:t>Seebot</w:t>
      </w:r>
      <w:proofErr w:type="spellEnd"/>
      <w:r w:rsidRPr="6B33FEE5">
        <w:rPr>
          <w:i/>
          <w:iCs/>
          <w:lang w:val="es-ES"/>
        </w:rPr>
        <w:t xml:space="preserve"> </w:t>
      </w:r>
      <w:proofErr w:type="spellStart"/>
      <w:r w:rsidRPr="6B33FEE5">
        <w:rPr>
          <w:i/>
          <w:iCs/>
          <w:lang w:val="es-ES"/>
        </w:rPr>
        <w:t>Agent</w:t>
      </w:r>
      <w:proofErr w:type="spellEnd"/>
      <w:r w:rsidRPr="170CE702">
        <w:rPr>
          <w:lang w:val="es-ES"/>
        </w:rPr>
        <w:t xml:space="preserve"> se desarrolló con la idea de crear métodos que utilizan un bajo coste computacional, ya que el dispositivo tiene un tamaño reducido y, en consecuencia, una potencia computacional reducida. En este sentido, para la ejecución del procesamiento de imágenes, se buscó en la literatura métodos de segmentación de imágenes de bajo coste para actuar en la localización de peatones en áreas delimitadas por coordenadas espaciales generadas por la </w:t>
      </w:r>
      <w:proofErr w:type="spellStart"/>
      <w:r w:rsidRPr="170CE702">
        <w:rPr>
          <w:lang w:val="es-ES"/>
        </w:rPr>
        <w:t>trilateración</w:t>
      </w:r>
      <w:proofErr w:type="spellEnd"/>
      <w:r w:rsidRPr="170CE702">
        <w:rPr>
          <w:lang w:val="es-ES"/>
        </w:rPr>
        <w:t xml:space="preserve"> de señales</w:t>
      </w:r>
      <w:r w:rsidRPr="6B33FEE5">
        <w:rPr>
          <w:i/>
          <w:iCs/>
          <w:lang w:val="es-ES"/>
        </w:rPr>
        <w:t xml:space="preserve"> </w:t>
      </w:r>
      <w:proofErr w:type="spellStart"/>
      <w:r w:rsidRPr="6B33FEE5">
        <w:rPr>
          <w:i/>
          <w:iCs/>
          <w:lang w:val="es-ES"/>
        </w:rPr>
        <w:t>wifi</w:t>
      </w:r>
      <w:proofErr w:type="spellEnd"/>
      <w:r w:rsidRPr="170CE702">
        <w:rPr>
          <w:lang w:val="es-ES"/>
        </w:rPr>
        <w:t xml:space="preserve"> y/o</w:t>
      </w:r>
      <w:r w:rsidRPr="6B33FEE5">
        <w:rPr>
          <w:i/>
          <w:iCs/>
          <w:lang w:val="es-ES"/>
        </w:rPr>
        <w:t xml:space="preserve"> GPS</w:t>
      </w:r>
      <w:r w:rsidRPr="170CE702">
        <w:rPr>
          <w:lang w:val="es-ES"/>
        </w:rPr>
        <w:t xml:space="preserve">. Preferiblemente, estos métodos deben haber sido utilizados y bien evaluados en este tipo de operaciones, pero en ejecución en tiempo real en entornos no controlados. Entre los métodos estudiados, se eligió la Imagen de Historia del Movimiento [13], que fue creada para detectar y distinguir secuencias de movimiento humano mediante la composición de capas sucesivas compuestas por puntos para el movimiento de las imágenes detectadas entre fotogramas. Este método tiene la capacidad de distinguir el movimiento de una persona del movimiento de un vehículo a partir de una secuencia de imágenes realizando comparaciones de imágenes fotograma a fotograma. El proceso consiste en analizar los bordes, los colores, los aspectos geométricos y extraer las características que permiten trazar el movimiento de un individuo, de esta manera, cada objeto en movimiento de la escena tiene su posición espacial calculada. En este contexto, si el individuo con discapacidad visual, que es el objeto principal de este estudio, se encuentra en un lugar inseguro, </w:t>
      </w:r>
      <w:proofErr w:type="spellStart"/>
      <w:r w:rsidRPr="6B33FEE5">
        <w:rPr>
          <w:i/>
          <w:iCs/>
          <w:lang w:val="es-ES"/>
        </w:rPr>
        <w:t>Seebot</w:t>
      </w:r>
      <w:proofErr w:type="spellEnd"/>
      <w:r w:rsidRPr="6B33FEE5">
        <w:rPr>
          <w:i/>
          <w:iCs/>
          <w:lang w:val="es-ES"/>
        </w:rPr>
        <w:t xml:space="preserve"> </w:t>
      </w:r>
      <w:proofErr w:type="spellStart"/>
      <w:r w:rsidRPr="6B33FEE5">
        <w:rPr>
          <w:i/>
          <w:iCs/>
          <w:lang w:val="es-ES"/>
        </w:rPr>
        <w:t>Agent</w:t>
      </w:r>
      <w:proofErr w:type="spellEnd"/>
      <w:r w:rsidRPr="170CE702">
        <w:rPr>
          <w:lang w:val="es-ES"/>
        </w:rPr>
        <w:t xml:space="preserve"> crea una alerta para él y envía una señal luminosa de advertencia a los conductores del lugar.</w:t>
      </w:r>
    </w:p>
    <w:p w14:paraId="00000117" w14:textId="77777777" w:rsidR="00184BD9" w:rsidRPr="006B160B" w:rsidRDefault="648294AF" w:rsidP="170CE702">
      <w:pPr>
        <w:rPr>
          <w:lang w:val="es-ES"/>
        </w:rPr>
      </w:pPr>
      <w:r w:rsidRPr="170CE702">
        <w:rPr>
          <w:lang w:val="es-ES"/>
        </w:rPr>
        <w:t xml:space="preserve">Debido a la gran popularidad de los </w:t>
      </w:r>
      <w:proofErr w:type="spellStart"/>
      <w:r w:rsidRPr="170CE702">
        <w:rPr>
          <w:lang w:val="es-ES"/>
        </w:rPr>
        <w:t>smartphones</w:t>
      </w:r>
      <w:proofErr w:type="spellEnd"/>
      <w:r w:rsidRPr="170CE702">
        <w:rPr>
          <w:lang w:val="es-ES"/>
        </w:rPr>
        <w:t xml:space="preserve"> y a sus características actuales, que otorgan cierta potencia de cálculo a estos dispositivos que ya cuentan con </w:t>
      </w:r>
      <w:r w:rsidRPr="170CE702">
        <w:rPr>
          <w:i/>
          <w:iCs/>
          <w:lang w:val="es-ES"/>
        </w:rPr>
        <w:t xml:space="preserve">GPS, </w:t>
      </w:r>
      <w:proofErr w:type="spellStart"/>
      <w:r w:rsidRPr="170CE702">
        <w:rPr>
          <w:i/>
          <w:iCs/>
          <w:lang w:val="es-ES"/>
        </w:rPr>
        <w:t>wifi</w:t>
      </w:r>
      <w:proofErr w:type="spellEnd"/>
      <w:r w:rsidRPr="170CE702">
        <w:rPr>
          <w:i/>
          <w:iCs/>
          <w:lang w:val="es-ES"/>
        </w:rPr>
        <w:t>,</w:t>
      </w:r>
      <w:r w:rsidRPr="170CE702">
        <w:rPr>
          <w:lang w:val="es-ES"/>
        </w:rPr>
        <w:t xml:space="preserve"> </w:t>
      </w:r>
      <w:r w:rsidRPr="170CE702">
        <w:rPr>
          <w:i/>
          <w:iCs/>
          <w:lang w:val="es-ES"/>
        </w:rPr>
        <w:t>Bluetooth,</w:t>
      </w:r>
      <w:r w:rsidRPr="170CE702">
        <w:rPr>
          <w:lang w:val="es-ES"/>
        </w:rPr>
        <w:t xml:space="preserve"> sistema de voz entre otros recursos, se decidió crear una aplicación móvil que </w:t>
      </w:r>
      <w:r w:rsidRPr="170CE702">
        <w:rPr>
          <w:lang w:val="es-ES"/>
        </w:rPr>
        <w:lastRenderedPageBreak/>
        <w:t>pudiera integrarse con el</w:t>
      </w:r>
      <w:r w:rsidRPr="170CE702">
        <w:rPr>
          <w:i/>
          <w:iCs/>
          <w:lang w:val="es-ES"/>
        </w:rPr>
        <w:t xml:space="preserve"> </w:t>
      </w:r>
      <w:proofErr w:type="spellStart"/>
      <w:r w:rsidRPr="170CE702">
        <w:rPr>
          <w:i/>
          <w:iCs/>
          <w:lang w:val="es-ES"/>
        </w:rPr>
        <w:t>Seebot</w:t>
      </w:r>
      <w:proofErr w:type="spellEnd"/>
      <w:r w:rsidRPr="170CE702">
        <w:rPr>
          <w:i/>
          <w:iCs/>
          <w:lang w:val="es-ES"/>
        </w:rPr>
        <w:t xml:space="preserve"> </w:t>
      </w:r>
      <w:proofErr w:type="spellStart"/>
      <w:r w:rsidRPr="170CE702">
        <w:rPr>
          <w:i/>
          <w:iCs/>
          <w:lang w:val="es-ES"/>
        </w:rPr>
        <w:t>Agent</w:t>
      </w:r>
      <w:proofErr w:type="spellEnd"/>
      <w:r w:rsidRPr="170CE702">
        <w:rPr>
          <w:lang w:val="es-ES"/>
        </w:rPr>
        <w:t xml:space="preserve"> como herramienta auxiliar para los discapacitados visuales. Esta idea se presentó a un grupo de personas con discapacidad visual, que ayudaron al desarrollo de esta aplicación. Esta aplicación fue validada por tres personas con discapacidad visual, que ya tenían experiencia en el uso de otras aplicaciones desarrolladas para este público. Esta aplicación cuenta con reconocimiento de voz, activación por vibración y transmisión de mensajes de voz, creando así un canal de comunicación entre la persona con discapacidad visual y el</w:t>
      </w:r>
      <w:r w:rsidRPr="170CE702">
        <w:rPr>
          <w:i/>
          <w:iCs/>
          <w:lang w:val="es-ES"/>
        </w:rPr>
        <w:t xml:space="preserve"> </w:t>
      </w:r>
      <w:proofErr w:type="spellStart"/>
      <w:r w:rsidRPr="170CE702">
        <w:rPr>
          <w:i/>
          <w:iCs/>
          <w:lang w:val="es-ES"/>
        </w:rPr>
        <w:t>Seebot</w:t>
      </w:r>
      <w:proofErr w:type="spellEnd"/>
      <w:r w:rsidRPr="170CE702">
        <w:rPr>
          <w:i/>
          <w:iCs/>
          <w:lang w:val="es-ES"/>
        </w:rPr>
        <w:t xml:space="preserve"> </w:t>
      </w:r>
      <w:proofErr w:type="spellStart"/>
      <w:r w:rsidRPr="170CE702">
        <w:rPr>
          <w:i/>
          <w:iCs/>
          <w:lang w:val="es-ES"/>
        </w:rPr>
        <w:t>Agent</w:t>
      </w:r>
      <w:proofErr w:type="spellEnd"/>
      <w:r w:rsidRPr="170CE702">
        <w:rPr>
          <w:lang w:val="es-ES"/>
        </w:rPr>
        <w:t>. Durante su funcionamiento, si un usuario con discapacidad visual se acerca a una carretera monitorizada por</w:t>
      </w:r>
      <w:r w:rsidRPr="170CE702">
        <w:rPr>
          <w:i/>
          <w:iCs/>
          <w:lang w:val="es-ES"/>
        </w:rPr>
        <w:t xml:space="preserve"> </w:t>
      </w:r>
      <w:proofErr w:type="spellStart"/>
      <w:r w:rsidRPr="170CE702">
        <w:rPr>
          <w:i/>
          <w:iCs/>
          <w:lang w:val="es-ES"/>
        </w:rPr>
        <w:t>Seebot</w:t>
      </w:r>
      <w:proofErr w:type="spellEnd"/>
      <w:r w:rsidRPr="170CE702">
        <w:rPr>
          <w:i/>
          <w:iCs/>
          <w:lang w:val="es-ES"/>
        </w:rPr>
        <w:t xml:space="preserve"> </w:t>
      </w:r>
      <w:proofErr w:type="spellStart"/>
      <w:r w:rsidRPr="170CE702">
        <w:rPr>
          <w:i/>
          <w:iCs/>
          <w:lang w:val="es-ES"/>
        </w:rPr>
        <w:t>Agent</w:t>
      </w:r>
      <w:proofErr w:type="spellEnd"/>
      <w:r w:rsidRPr="170CE702">
        <w:rPr>
          <w:i/>
          <w:iCs/>
          <w:lang w:val="es-ES"/>
        </w:rPr>
        <w:t>,</w:t>
      </w:r>
      <w:r w:rsidRPr="170CE702">
        <w:rPr>
          <w:lang w:val="es-ES"/>
        </w:rPr>
        <w:t xml:space="preserve"> su </w:t>
      </w:r>
      <w:proofErr w:type="spellStart"/>
      <w:r w:rsidRPr="170CE702">
        <w:rPr>
          <w:lang w:val="es-ES"/>
        </w:rPr>
        <w:t>smartphone</w:t>
      </w:r>
      <w:proofErr w:type="spellEnd"/>
      <w:r w:rsidRPr="170CE702">
        <w:rPr>
          <w:lang w:val="es-ES"/>
        </w:rPr>
        <w:t xml:space="preserve">, que estará integrado en el sistema, le transmitirá la dirección en la que quiere ir. A continuación, el </w:t>
      </w:r>
      <w:proofErr w:type="spellStart"/>
      <w:r w:rsidRPr="170CE702">
        <w:rPr>
          <w:i/>
          <w:iCs/>
          <w:lang w:val="es-ES"/>
        </w:rPr>
        <w:t>Seebot</w:t>
      </w:r>
      <w:proofErr w:type="spellEnd"/>
      <w:r w:rsidRPr="170CE702">
        <w:rPr>
          <w:i/>
          <w:iCs/>
          <w:lang w:val="es-ES"/>
        </w:rPr>
        <w:t xml:space="preserve"> </w:t>
      </w:r>
      <w:proofErr w:type="spellStart"/>
      <w:r w:rsidRPr="170CE702">
        <w:rPr>
          <w:i/>
          <w:iCs/>
          <w:lang w:val="es-ES"/>
        </w:rPr>
        <w:t>Agent</w:t>
      </w:r>
      <w:proofErr w:type="spellEnd"/>
      <w:r w:rsidRPr="170CE702">
        <w:rPr>
          <w:lang w:val="es-ES"/>
        </w:rPr>
        <w:t xml:space="preserve"> transmitirá al usuario con discapacidad visual, mediante mensajes de voz, sonidos y vibraciones (figura 2), información sobre el entorno local como: la existencia de vehículos, su estado (en movimiento o detenidos), información de los semáforos (abiertos o cerrados). Tras comenzar a cruzar la calle, el </w:t>
      </w:r>
      <w:proofErr w:type="spellStart"/>
      <w:r w:rsidRPr="170CE702">
        <w:rPr>
          <w:i/>
          <w:iCs/>
          <w:lang w:val="es-ES"/>
        </w:rPr>
        <w:t>Seebot</w:t>
      </w:r>
      <w:proofErr w:type="spellEnd"/>
      <w:r w:rsidRPr="170CE702">
        <w:rPr>
          <w:i/>
          <w:iCs/>
          <w:lang w:val="es-ES"/>
        </w:rPr>
        <w:t xml:space="preserve"> </w:t>
      </w:r>
      <w:proofErr w:type="spellStart"/>
      <w:r w:rsidRPr="170CE702">
        <w:rPr>
          <w:i/>
          <w:iCs/>
          <w:lang w:val="es-ES"/>
        </w:rPr>
        <w:t>Agent</w:t>
      </w:r>
      <w:proofErr w:type="spellEnd"/>
      <w:r w:rsidRPr="170CE702">
        <w:rPr>
          <w:lang w:val="es-ES"/>
        </w:rPr>
        <w:t xml:space="preserve"> guiará al usuario con discapacidad visual por una ruta correcta y segura, alertándole para que corrija la ruta si se equivoca.</w:t>
      </w:r>
    </w:p>
    <w:p w14:paraId="00000119" w14:textId="7FEEC39A" w:rsidR="00184BD9" w:rsidRPr="006B160B" w:rsidRDefault="00184BD9" w:rsidP="170CE702">
      <w:pPr>
        <w:rPr>
          <w:color w:val="0000FF"/>
          <w:lang w:val="es-ES"/>
        </w:rPr>
      </w:pPr>
    </w:p>
    <w:p w14:paraId="10DCCA35" w14:textId="77777777" w:rsidR="00C1400C" w:rsidRDefault="00F150BE" w:rsidP="170CE702">
      <w:pPr>
        <w:keepNext/>
        <w:jc w:val="center"/>
      </w:pPr>
      <w:r w:rsidRPr="0048375A">
        <w:rPr>
          <w:noProof/>
          <w:lang w:eastAsia="pt-BR"/>
        </w:rPr>
        <w:drawing>
          <wp:inline distT="114300" distB="114300" distL="114300" distR="114300" wp14:anchorId="6FF98E54" wp14:editId="07777777">
            <wp:extent cx="1955560" cy="3447187"/>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955560" cy="3447187"/>
                    </a:xfrm>
                    <a:prstGeom prst="rect">
                      <a:avLst/>
                    </a:prstGeom>
                    <a:ln/>
                  </pic:spPr>
                </pic:pic>
              </a:graphicData>
            </a:graphic>
          </wp:inline>
        </w:drawing>
      </w:r>
    </w:p>
    <w:p w14:paraId="0000011A" w14:textId="38837B87" w:rsidR="00184BD9" w:rsidRPr="008037E3" w:rsidRDefault="2F1B3F0E" w:rsidP="170CE702">
      <w:pPr>
        <w:pStyle w:val="Legenda"/>
        <w:jc w:val="center"/>
        <w:rPr>
          <w:color w:val="auto"/>
          <w:lang w:val="es-ES"/>
        </w:rPr>
      </w:pPr>
      <w:bookmarkStart w:id="130" w:name="_Ref129561165"/>
      <w:r w:rsidRPr="008037E3">
        <w:rPr>
          <w:color w:val="auto"/>
        </w:rPr>
        <w:t xml:space="preserve">Figura </w:t>
      </w:r>
      <w:r w:rsidR="00C1400C" w:rsidRPr="008037E3">
        <w:rPr>
          <w:color w:val="auto"/>
        </w:rPr>
        <w:fldChar w:fldCharType="begin"/>
      </w:r>
      <w:r w:rsidR="00C1400C" w:rsidRPr="008037E3">
        <w:rPr>
          <w:color w:val="auto"/>
        </w:rPr>
        <w:instrText xml:space="preserve"> SEQ Figura \* ARABIC </w:instrText>
      </w:r>
      <w:r w:rsidR="00C1400C" w:rsidRPr="008037E3">
        <w:rPr>
          <w:color w:val="auto"/>
        </w:rPr>
        <w:fldChar w:fldCharType="separate"/>
      </w:r>
      <w:ins w:id="131" w:author="ecacarva" w:date="2023-04-13T00:12:00Z">
        <w:r w:rsidR="008D1B5C">
          <w:rPr>
            <w:noProof/>
            <w:color w:val="auto"/>
          </w:rPr>
          <w:t>3</w:t>
        </w:r>
      </w:ins>
      <w:del w:id="132" w:author="ecacarva" w:date="2023-04-13T00:12:00Z">
        <w:r w:rsidR="7DE28814" w:rsidRPr="008037E3" w:rsidDel="008D1B5C">
          <w:rPr>
            <w:noProof/>
            <w:color w:val="auto"/>
          </w:rPr>
          <w:delText>2</w:delText>
        </w:r>
      </w:del>
      <w:r w:rsidR="00C1400C" w:rsidRPr="008037E3">
        <w:rPr>
          <w:color w:val="auto"/>
        </w:rPr>
        <w:fldChar w:fldCharType="end"/>
      </w:r>
      <w:bookmarkEnd w:id="130"/>
      <w:r w:rsidRPr="008037E3">
        <w:rPr>
          <w:color w:val="auto"/>
        </w:rPr>
        <w:t xml:space="preserve">. </w:t>
      </w:r>
      <w:r w:rsidRPr="008037E3">
        <w:rPr>
          <w:color w:val="auto"/>
          <w:sz w:val="20"/>
          <w:szCs w:val="20"/>
          <w:lang w:val="es-ES"/>
        </w:rPr>
        <w:t>Interfaz de aplicación móvil para usuarios invidentes</w:t>
      </w:r>
    </w:p>
    <w:p w14:paraId="0000011C" w14:textId="697F43B0" w:rsidR="00184BD9" w:rsidRPr="006B160B" w:rsidRDefault="00184BD9" w:rsidP="170CE702">
      <w:pPr>
        <w:jc w:val="center"/>
        <w:rPr>
          <w:sz w:val="20"/>
          <w:szCs w:val="20"/>
          <w:lang w:val="es-ES"/>
        </w:rPr>
      </w:pPr>
    </w:p>
    <w:p w14:paraId="0000011D" w14:textId="77777777" w:rsidR="00184BD9" w:rsidRPr="006B160B" w:rsidRDefault="00184BD9" w:rsidP="170CE702">
      <w:pPr>
        <w:rPr>
          <w:lang w:val="es-ES"/>
        </w:rPr>
      </w:pPr>
    </w:p>
    <w:p w14:paraId="0000011E" w14:textId="77777777" w:rsidR="00184BD9" w:rsidRPr="006B160B" w:rsidRDefault="00184BD9" w:rsidP="170CE702">
      <w:pPr>
        <w:rPr>
          <w:lang w:val="es-ES"/>
        </w:rPr>
      </w:pPr>
    </w:p>
    <w:p w14:paraId="0000011F" w14:textId="33B733F5" w:rsidR="00184BD9" w:rsidRPr="006B160B" w:rsidRDefault="648294AF" w:rsidP="170CE702">
      <w:pPr>
        <w:ind w:firstLine="720"/>
        <w:rPr>
          <w:lang w:val="es-ES"/>
        </w:rPr>
      </w:pPr>
      <w:r w:rsidRPr="170CE702">
        <w:rPr>
          <w:lang w:val="es-ES"/>
        </w:rPr>
        <w:t xml:space="preserve">El </w:t>
      </w:r>
      <w:proofErr w:type="spellStart"/>
      <w:r w:rsidRPr="170CE702">
        <w:rPr>
          <w:i/>
          <w:iCs/>
          <w:lang w:val="es-ES"/>
        </w:rPr>
        <w:t>Seebot</w:t>
      </w:r>
      <w:proofErr w:type="spellEnd"/>
      <w:r w:rsidRPr="170CE702">
        <w:rPr>
          <w:i/>
          <w:iCs/>
          <w:lang w:val="es-ES"/>
        </w:rPr>
        <w:t xml:space="preserve"> </w:t>
      </w:r>
      <w:proofErr w:type="spellStart"/>
      <w:r w:rsidRPr="170CE702">
        <w:rPr>
          <w:i/>
          <w:iCs/>
          <w:lang w:val="es-ES"/>
        </w:rPr>
        <w:t>Agent</w:t>
      </w:r>
      <w:proofErr w:type="spellEnd"/>
      <w:r w:rsidRPr="170CE702">
        <w:rPr>
          <w:lang w:val="es-ES"/>
        </w:rPr>
        <w:t xml:space="preserve"> y el usuario con discapacidad visual están integrados por la aplicación móvil, el flujo de datos relacionado con esta operación se puede ver en la </w:t>
      </w:r>
      <w:r w:rsidR="00F150BE" w:rsidRPr="170CE702">
        <w:rPr>
          <w:lang w:val="es-ES"/>
        </w:rPr>
        <w:lastRenderedPageBreak/>
        <w:fldChar w:fldCharType="begin"/>
      </w:r>
      <w:r w:rsidR="00F150BE" w:rsidRPr="170CE702">
        <w:rPr>
          <w:lang w:val="es-ES"/>
        </w:rPr>
        <w:instrText xml:space="preserve"> REF _Ref129561241 \h </w:instrText>
      </w:r>
      <w:r w:rsidR="00F150BE" w:rsidRPr="170CE702">
        <w:rPr>
          <w:lang w:val="es-ES"/>
        </w:rPr>
      </w:r>
      <w:r w:rsidR="00F150BE" w:rsidRPr="170CE702">
        <w:rPr>
          <w:lang w:val="es-ES"/>
        </w:rPr>
        <w:fldChar w:fldCharType="separate"/>
      </w:r>
      <w:r w:rsidR="6DC0243F">
        <w:t xml:space="preserve">Figura </w:t>
      </w:r>
      <w:r w:rsidR="6DC0243F">
        <w:rPr>
          <w:noProof/>
        </w:rPr>
        <w:t>3</w:t>
      </w:r>
      <w:r w:rsidR="00F150BE" w:rsidRPr="170CE702">
        <w:rPr>
          <w:lang w:val="es-ES"/>
        </w:rPr>
        <w:fldChar w:fldCharType="end"/>
      </w:r>
      <w:r w:rsidRPr="170CE702">
        <w:rPr>
          <w:lang w:val="es-ES"/>
        </w:rPr>
        <w:t xml:space="preserve">. A través de la conexión </w:t>
      </w:r>
      <w:proofErr w:type="spellStart"/>
      <w:r w:rsidRPr="170CE702">
        <w:rPr>
          <w:i/>
          <w:iCs/>
          <w:lang w:val="es-ES"/>
        </w:rPr>
        <w:t>wifi</w:t>
      </w:r>
      <w:proofErr w:type="spellEnd"/>
      <w:r w:rsidRPr="170CE702">
        <w:rPr>
          <w:lang w:val="es-ES"/>
        </w:rPr>
        <w:t xml:space="preserve"> o</w:t>
      </w:r>
      <w:r w:rsidRPr="170CE702">
        <w:rPr>
          <w:i/>
          <w:iCs/>
          <w:lang w:val="es-ES"/>
        </w:rPr>
        <w:t xml:space="preserve"> </w:t>
      </w:r>
      <w:proofErr w:type="spellStart"/>
      <w:r w:rsidRPr="170CE702">
        <w:rPr>
          <w:i/>
          <w:iCs/>
          <w:lang w:val="es-ES"/>
        </w:rPr>
        <w:t>bluetooth</w:t>
      </w:r>
      <w:proofErr w:type="spellEnd"/>
      <w:r w:rsidRPr="170CE702">
        <w:rPr>
          <w:lang w:val="es-ES"/>
        </w:rPr>
        <w:t xml:space="preserve"> detecta la presencia de un individuo </w:t>
      </w:r>
      <w:proofErr w:type="gramStart"/>
      <w:r w:rsidRPr="170CE702">
        <w:rPr>
          <w:lang w:val="es-ES"/>
        </w:rPr>
        <w:t>con</w:t>
      </w:r>
      <w:proofErr w:type="gramEnd"/>
      <w:r w:rsidRPr="170CE702">
        <w:rPr>
          <w:lang w:val="es-ES"/>
        </w:rPr>
        <w:t xml:space="preserve"> discapacidad visual cerca de una región monitoreada por el semáforo inteligente. Cuando esto ocurre, la aplicación envía una señal de alerta al </w:t>
      </w:r>
      <w:proofErr w:type="spellStart"/>
      <w:r w:rsidRPr="170CE702">
        <w:rPr>
          <w:i/>
          <w:iCs/>
          <w:lang w:val="es-ES"/>
        </w:rPr>
        <w:t>Seebot</w:t>
      </w:r>
      <w:proofErr w:type="spellEnd"/>
      <w:r w:rsidRPr="170CE702">
        <w:rPr>
          <w:i/>
          <w:iCs/>
          <w:lang w:val="es-ES"/>
        </w:rPr>
        <w:t xml:space="preserve"> </w:t>
      </w:r>
      <w:proofErr w:type="spellStart"/>
      <w:r w:rsidRPr="170CE702">
        <w:rPr>
          <w:i/>
          <w:iCs/>
          <w:lang w:val="es-ES"/>
        </w:rPr>
        <w:t>Agent</w:t>
      </w:r>
      <w:proofErr w:type="spellEnd"/>
      <w:r w:rsidRPr="170CE702">
        <w:rPr>
          <w:lang w:val="es-ES"/>
        </w:rPr>
        <w:t xml:space="preserve">, que establece un canal de comunicación entre los dos dispositivos y comienza a transmitir y recibir información entre ellos. Tras establecer esta comunicación, el </w:t>
      </w:r>
      <w:proofErr w:type="spellStart"/>
      <w:r w:rsidRPr="170CE702">
        <w:rPr>
          <w:i/>
          <w:iCs/>
          <w:lang w:val="es-ES"/>
        </w:rPr>
        <w:t>Seebot</w:t>
      </w:r>
      <w:proofErr w:type="spellEnd"/>
      <w:r w:rsidRPr="170CE702">
        <w:rPr>
          <w:i/>
          <w:iCs/>
          <w:lang w:val="es-ES"/>
        </w:rPr>
        <w:t xml:space="preserve"> </w:t>
      </w:r>
      <w:proofErr w:type="spellStart"/>
      <w:r w:rsidRPr="170CE702">
        <w:rPr>
          <w:i/>
          <w:iCs/>
          <w:lang w:val="es-ES"/>
        </w:rPr>
        <w:t>Agent</w:t>
      </w:r>
      <w:proofErr w:type="spellEnd"/>
      <w:r w:rsidRPr="170CE702">
        <w:rPr>
          <w:lang w:val="es-ES"/>
        </w:rPr>
        <w:t xml:space="preserve"> solicita a la aplicación móvil que transmita un historial de datos de coordenadas </w:t>
      </w:r>
      <w:r w:rsidRPr="170CE702">
        <w:rPr>
          <w:i/>
          <w:iCs/>
          <w:lang w:val="es-ES"/>
        </w:rPr>
        <w:t xml:space="preserve">GPS </w:t>
      </w:r>
      <w:r w:rsidRPr="170CE702">
        <w:rPr>
          <w:lang w:val="es-ES"/>
        </w:rPr>
        <w:t xml:space="preserve">relacionados con el desplazamiento de la persona con discapacidad visual para estimar la posible trayectoria de este individuo. Este historial se refiere a la trayectoria del individuo con discapacidad visual durante los dos últimos minutos de su desplazamiento, siempre que haya un cambio en su posición geográfica. El sistema comunica entonces todas las acciones necesarias para cruzar el paso de cebra con seguridad. Mientras la persona con discapacidad visual cruza la carretera, el </w:t>
      </w:r>
      <w:proofErr w:type="spellStart"/>
      <w:r w:rsidRPr="170CE702">
        <w:rPr>
          <w:i/>
          <w:iCs/>
          <w:lang w:val="es-ES"/>
        </w:rPr>
        <w:t>Seebot</w:t>
      </w:r>
      <w:proofErr w:type="spellEnd"/>
      <w:r w:rsidRPr="170CE702">
        <w:rPr>
          <w:i/>
          <w:iCs/>
          <w:lang w:val="es-ES"/>
        </w:rPr>
        <w:t xml:space="preserve"> </w:t>
      </w:r>
      <w:proofErr w:type="spellStart"/>
      <w:r w:rsidRPr="170CE702">
        <w:rPr>
          <w:i/>
          <w:iCs/>
          <w:lang w:val="es-ES"/>
        </w:rPr>
        <w:t>Agent</w:t>
      </w:r>
      <w:proofErr w:type="spellEnd"/>
      <w:r w:rsidRPr="170CE702">
        <w:rPr>
          <w:lang w:val="es-ES"/>
        </w:rPr>
        <w:t xml:space="preserve"> mantiene el semáforo cerrado para los vehículos. Al mismo tiempo, alerta a los conductores y a otros peatones, a través del panel del semáforo, de que una persona con discapacidad visual está cruzando la carretera. Pueden ocurrir posibles fallos de comunicación con el </w:t>
      </w:r>
      <w:r w:rsidRPr="170CE702">
        <w:rPr>
          <w:i/>
          <w:iCs/>
          <w:lang w:val="es-ES"/>
        </w:rPr>
        <w:t>GPS</w:t>
      </w:r>
      <w:r w:rsidRPr="170CE702">
        <w:rPr>
          <w:lang w:val="es-ES"/>
        </w:rPr>
        <w:t xml:space="preserve"> y previendo la ocurrencia de este evento, se implementó una forma de complementar la localización espacial a través de la </w:t>
      </w:r>
      <w:proofErr w:type="spellStart"/>
      <w:r w:rsidRPr="170CE702">
        <w:rPr>
          <w:lang w:val="es-ES"/>
        </w:rPr>
        <w:t>trilateración</w:t>
      </w:r>
      <w:proofErr w:type="spellEnd"/>
      <w:r w:rsidRPr="170CE702">
        <w:rPr>
          <w:lang w:val="es-ES"/>
        </w:rPr>
        <w:t xml:space="preserve"> de señales </w:t>
      </w:r>
      <w:proofErr w:type="spellStart"/>
      <w:r w:rsidRPr="170CE702">
        <w:rPr>
          <w:i/>
          <w:iCs/>
          <w:lang w:val="es-ES"/>
        </w:rPr>
        <w:t>wifi</w:t>
      </w:r>
      <w:proofErr w:type="spellEnd"/>
      <w:r w:rsidRPr="170CE702">
        <w:rPr>
          <w:i/>
          <w:iCs/>
          <w:lang w:val="es-ES"/>
        </w:rPr>
        <w:t xml:space="preserve"> </w:t>
      </w:r>
      <w:r w:rsidRPr="170CE702">
        <w:rPr>
          <w:lang w:val="es-ES"/>
        </w:rPr>
        <w:t>[12] que requiere la instalación de diferentes puntos de acceso</w:t>
      </w:r>
      <w:r w:rsidRPr="170CE702">
        <w:rPr>
          <w:i/>
          <w:iCs/>
          <w:lang w:val="es-ES"/>
        </w:rPr>
        <w:t xml:space="preserve"> </w:t>
      </w:r>
      <w:proofErr w:type="spellStart"/>
      <w:r w:rsidRPr="170CE702">
        <w:rPr>
          <w:i/>
          <w:iCs/>
          <w:lang w:val="es-ES"/>
        </w:rPr>
        <w:t>wifi</w:t>
      </w:r>
      <w:proofErr w:type="spellEnd"/>
      <w:r w:rsidRPr="170CE702">
        <w:rPr>
          <w:i/>
          <w:iCs/>
          <w:lang w:val="es-ES"/>
        </w:rPr>
        <w:t xml:space="preserve"> </w:t>
      </w:r>
      <w:r w:rsidRPr="170CE702">
        <w:rPr>
          <w:lang w:val="es-ES"/>
        </w:rPr>
        <w:t xml:space="preserve">en la región monitorizada por </w:t>
      </w:r>
      <w:proofErr w:type="spellStart"/>
      <w:r w:rsidRPr="170CE702">
        <w:rPr>
          <w:i/>
          <w:iCs/>
          <w:lang w:val="es-ES"/>
        </w:rPr>
        <w:t>Seebot</w:t>
      </w:r>
      <w:proofErr w:type="spellEnd"/>
      <w:r w:rsidRPr="170CE702">
        <w:rPr>
          <w:i/>
          <w:iCs/>
          <w:lang w:val="es-ES"/>
        </w:rPr>
        <w:t xml:space="preserve"> </w:t>
      </w:r>
      <w:proofErr w:type="spellStart"/>
      <w:r w:rsidRPr="170CE702">
        <w:rPr>
          <w:i/>
          <w:iCs/>
          <w:lang w:val="es-ES"/>
        </w:rPr>
        <w:t>Agent</w:t>
      </w:r>
      <w:proofErr w:type="spellEnd"/>
      <w:r w:rsidRPr="170CE702">
        <w:rPr>
          <w:lang w:val="es-ES"/>
        </w:rPr>
        <w:t>.</w:t>
      </w:r>
    </w:p>
    <w:p w14:paraId="00000120" w14:textId="77777777" w:rsidR="00184BD9" w:rsidRPr="006B160B" w:rsidRDefault="00184BD9" w:rsidP="170CE702">
      <w:pPr>
        <w:ind w:firstLine="720"/>
        <w:rPr>
          <w:color w:val="0000FF"/>
          <w:lang w:val="es-ES"/>
        </w:rPr>
      </w:pPr>
    </w:p>
    <w:p w14:paraId="0321AF82" w14:textId="77777777" w:rsidR="0056477B" w:rsidRDefault="00F150BE" w:rsidP="170CE702">
      <w:pPr>
        <w:keepNext/>
      </w:pPr>
      <w:r w:rsidRPr="0048375A">
        <w:rPr>
          <w:noProof/>
          <w:color w:val="0000FF"/>
          <w:lang w:eastAsia="pt-BR"/>
        </w:rPr>
        <w:drawing>
          <wp:inline distT="114300" distB="114300" distL="114300" distR="114300" wp14:anchorId="75433103" wp14:editId="07777777">
            <wp:extent cx="5400000" cy="24892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400000" cy="2489200"/>
                    </a:xfrm>
                    <a:prstGeom prst="rect">
                      <a:avLst/>
                    </a:prstGeom>
                    <a:ln/>
                  </pic:spPr>
                </pic:pic>
              </a:graphicData>
            </a:graphic>
          </wp:inline>
        </w:drawing>
      </w:r>
    </w:p>
    <w:p w14:paraId="3E56CF6A" w14:textId="61D7CEC6" w:rsidR="0056477B" w:rsidRDefault="6DC0243F" w:rsidP="170CE702">
      <w:pPr>
        <w:pStyle w:val="Legenda"/>
        <w:jc w:val="center"/>
      </w:pPr>
      <w:bookmarkStart w:id="133" w:name="_Ref129561241"/>
      <w:bookmarkStart w:id="134" w:name="_Toc132237199"/>
      <w:r>
        <w:t xml:space="preserve">Figura </w:t>
      </w:r>
      <w:fldSimple w:instr=" SEQ Figura \* ARABIC ">
        <w:ins w:id="135" w:author="ecacarva" w:date="2023-04-13T00:12:00Z">
          <w:r w:rsidR="008D1B5C">
            <w:rPr>
              <w:noProof/>
            </w:rPr>
            <w:t>4</w:t>
          </w:r>
        </w:ins>
        <w:del w:id="136" w:author="ecacarva" w:date="2023-04-13T00:12:00Z">
          <w:r w:rsidR="7DE28814" w:rsidRPr="170CE702" w:rsidDel="008D1B5C">
            <w:rPr>
              <w:noProof/>
            </w:rPr>
            <w:delText>3</w:delText>
          </w:r>
        </w:del>
      </w:fldSimple>
      <w:bookmarkEnd w:id="133"/>
      <w:r>
        <w:t xml:space="preserve">. Esquema de </w:t>
      </w:r>
      <w:proofErr w:type="spellStart"/>
      <w:r>
        <w:t>integración</w:t>
      </w:r>
      <w:proofErr w:type="spellEnd"/>
      <w:r>
        <w:t xml:space="preserve"> </w:t>
      </w:r>
      <w:proofErr w:type="spellStart"/>
      <w:r>
        <w:t>del</w:t>
      </w:r>
      <w:proofErr w:type="spellEnd"/>
      <w:r>
        <w:t xml:space="preserve"> sistema</w:t>
      </w:r>
      <w:bookmarkEnd w:id="134"/>
    </w:p>
    <w:p w14:paraId="00000121" w14:textId="1CA50E48" w:rsidR="00184BD9" w:rsidRPr="006B160B" w:rsidRDefault="648294AF" w:rsidP="170CE702">
      <w:pPr>
        <w:rPr>
          <w:lang w:val="es-ES"/>
        </w:rPr>
      </w:pPr>
      <w:r w:rsidRPr="170CE702">
        <w:rPr>
          <w:lang w:val="es-ES"/>
        </w:rPr>
        <w:t xml:space="preserve"> </w:t>
      </w:r>
    </w:p>
    <w:p w14:paraId="00000123" w14:textId="5FA53069" w:rsidR="00184BD9" w:rsidRPr="006B160B" w:rsidRDefault="00184BD9" w:rsidP="170CE702">
      <w:pPr>
        <w:jc w:val="center"/>
        <w:rPr>
          <w:sz w:val="20"/>
          <w:szCs w:val="20"/>
          <w:lang w:val="es-ES"/>
        </w:rPr>
      </w:pPr>
    </w:p>
    <w:p w14:paraId="00000124" w14:textId="77777777" w:rsidR="00184BD9" w:rsidRPr="006B160B" w:rsidRDefault="00184BD9" w:rsidP="170CE702">
      <w:pPr>
        <w:rPr>
          <w:lang w:val="es-ES"/>
        </w:rPr>
      </w:pPr>
    </w:p>
    <w:p w14:paraId="00000125" w14:textId="46008567" w:rsidR="00184BD9" w:rsidRPr="006B160B" w:rsidRDefault="1C5F1A94" w:rsidP="5B0BC201">
      <w:pPr>
        <w:rPr>
          <w:lang w:val="es-ES"/>
        </w:rPr>
      </w:pPr>
      <w:r w:rsidRPr="5B0BC201">
        <w:rPr>
          <w:lang w:val="es-ES"/>
        </w:rPr>
        <w:t xml:space="preserve">Contribución 2:  </w:t>
      </w:r>
      <w:r w:rsidR="14A64E91" w:rsidRPr="5B0BC201">
        <w:rPr>
          <w:b/>
          <w:bCs/>
          <w:i/>
          <w:iCs/>
          <w:color w:val="000000" w:themeColor="text1"/>
          <w:lang w:val="es-ES"/>
        </w:rPr>
        <w:t xml:space="preserve"> 2D </w:t>
      </w:r>
      <w:proofErr w:type="spellStart"/>
      <w:r w:rsidR="14A64E91" w:rsidRPr="5B0BC201">
        <w:rPr>
          <w:b/>
          <w:bCs/>
          <w:i/>
          <w:iCs/>
          <w:color w:val="000000" w:themeColor="text1"/>
          <w:lang w:val="es-ES"/>
        </w:rPr>
        <w:t>Triangulation</w:t>
      </w:r>
      <w:proofErr w:type="spellEnd"/>
      <w:r w:rsidR="14A64E91" w:rsidRPr="5B0BC201">
        <w:rPr>
          <w:b/>
          <w:bCs/>
          <w:i/>
          <w:iCs/>
          <w:color w:val="000000" w:themeColor="text1"/>
          <w:lang w:val="es-ES"/>
        </w:rPr>
        <w:t xml:space="preserve"> of </w:t>
      </w:r>
      <w:proofErr w:type="spellStart"/>
      <w:r w:rsidR="14A64E91" w:rsidRPr="5B0BC201">
        <w:rPr>
          <w:b/>
          <w:bCs/>
          <w:i/>
          <w:iCs/>
          <w:color w:val="000000" w:themeColor="text1"/>
          <w:lang w:val="es-ES"/>
        </w:rPr>
        <w:t>Signals</w:t>
      </w:r>
      <w:proofErr w:type="spellEnd"/>
      <w:r w:rsidR="14A64E91" w:rsidRPr="5B0BC201">
        <w:rPr>
          <w:b/>
          <w:bCs/>
          <w:i/>
          <w:iCs/>
          <w:color w:val="000000" w:themeColor="text1"/>
          <w:lang w:val="es-ES"/>
        </w:rPr>
        <w:t xml:space="preserve"> </w:t>
      </w:r>
      <w:proofErr w:type="spellStart"/>
      <w:r w:rsidR="14A64E91" w:rsidRPr="5B0BC201">
        <w:rPr>
          <w:b/>
          <w:bCs/>
          <w:i/>
          <w:iCs/>
          <w:color w:val="000000" w:themeColor="text1"/>
          <w:lang w:val="es-ES"/>
        </w:rPr>
        <w:t>Source</w:t>
      </w:r>
      <w:proofErr w:type="spellEnd"/>
      <w:r w:rsidR="14A64E91" w:rsidRPr="5B0BC201">
        <w:rPr>
          <w:b/>
          <w:bCs/>
          <w:i/>
          <w:iCs/>
          <w:color w:val="000000" w:themeColor="text1"/>
          <w:lang w:val="es-ES"/>
        </w:rPr>
        <w:t xml:space="preserve"> </w:t>
      </w:r>
      <w:proofErr w:type="spellStart"/>
      <w:r w:rsidR="14A64E91" w:rsidRPr="5B0BC201">
        <w:rPr>
          <w:b/>
          <w:bCs/>
          <w:i/>
          <w:iCs/>
          <w:color w:val="000000" w:themeColor="text1"/>
          <w:lang w:val="es-ES"/>
        </w:rPr>
        <w:t>by</w:t>
      </w:r>
      <w:proofErr w:type="spellEnd"/>
      <w:r w:rsidR="14A64E91" w:rsidRPr="5B0BC201">
        <w:rPr>
          <w:b/>
          <w:bCs/>
          <w:i/>
          <w:iCs/>
          <w:color w:val="000000" w:themeColor="text1"/>
          <w:lang w:val="es-ES"/>
        </w:rPr>
        <w:t xml:space="preserve"> Pole-Polar </w:t>
      </w:r>
      <w:proofErr w:type="spellStart"/>
      <w:r w:rsidR="14A64E91" w:rsidRPr="5B0BC201">
        <w:rPr>
          <w:b/>
          <w:bCs/>
          <w:i/>
          <w:iCs/>
          <w:color w:val="000000" w:themeColor="text1"/>
          <w:lang w:val="es-ES"/>
        </w:rPr>
        <w:t>Geometric</w:t>
      </w:r>
      <w:proofErr w:type="spellEnd"/>
      <w:r w:rsidR="14A64E91" w:rsidRPr="5B0BC201">
        <w:rPr>
          <w:b/>
          <w:bCs/>
          <w:i/>
          <w:iCs/>
          <w:color w:val="000000" w:themeColor="text1"/>
          <w:lang w:val="es-ES"/>
        </w:rPr>
        <w:t xml:space="preserve"> </w:t>
      </w:r>
      <w:proofErr w:type="spellStart"/>
      <w:r w:rsidR="14A64E91" w:rsidRPr="5B0BC201">
        <w:rPr>
          <w:b/>
          <w:bCs/>
          <w:i/>
          <w:iCs/>
          <w:color w:val="000000" w:themeColor="text1"/>
          <w:lang w:val="es-ES"/>
        </w:rPr>
        <w:t>Models</w:t>
      </w:r>
      <w:proofErr w:type="spellEnd"/>
    </w:p>
    <w:p w14:paraId="00000126" w14:textId="7DFE4CFB" w:rsidR="00184BD9" w:rsidRPr="006B160B" w:rsidRDefault="00F150BE" w:rsidP="170CE702">
      <w:pPr>
        <w:rPr>
          <w:lang w:val="es-ES"/>
        </w:rPr>
      </w:pPr>
      <w:r w:rsidRPr="0048375A">
        <w:rPr>
          <w:color w:val="0000FF"/>
          <w:lang w:val="es-ES_tradnl"/>
        </w:rPr>
        <w:lastRenderedPageBreak/>
        <w:tab/>
      </w:r>
      <w:r w:rsidR="648294AF" w:rsidRPr="170CE702">
        <w:rPr>
          <w:lang w:val="es-ES"/>
        </w:rPr>
        <w:t xml:space="preserve">Se seleccionaron tres situaciones para evaluar los resultados generados por el modelo geométrico propuesto con respecto a la precisión alcanzada: peor resultado, resultado intermedio y resultado más preciso. Esta precisión se refiere únicamente a la calidad de los datos adquiridos. En este caso, como se muestra en la </w:t>
      </w:r>
      <w:r w:rsidRPr="4AAC76C5">
        <w:rPr>
          <w:lang w:val="es-ES"/>
        </w:rPr>
        <w:fldChar w:fldCharType="begin"/>
      </w:r>
      <w:r w:rsidRPr="4AAC76C5">
        <w:rPr>
          <w:lang w:val="es-ES"/>
        </w:rPr>
        <w:instrText xml:space="preserve"> REF _Ref129561282 \h </w:instrText>
      </w:r>
      <w:r w:rsidRPr="4AAC76C5">
        <w:rPr>
          <w:lang w:val="es-ES"/>
        </w:rPr>
      </w:r>
      <w:r w:rsidRPr="4AAC76C5">
        <w:rPr>
          <w:lang w:val="es-ES"/>
        </w:rPr>
        <w:fldChar w:fldCharType="separate"/>
      </w:r>
      <w:r w:rsidR="2E137971">
        <w:t xml:space="preserve">Figura </w:t>
      </w:r>
      <w:r w:rsidR="2E137971">
        <w:rPr>
          <w:noProof/>
        </w:rPr>
        <w:t>4</w:t>
      </w:r>
      <w:r w:rsidRPr="4AAC76C5">
        <w:rPr>
          <w:lang w:val="es-ES"/>
        </w:rPr>
        <w:fldChar w:fldCharType="end"/>
      </w:r>
      <w:r w:rsidR="648294AF" w:rsidRPr="170CE702">
        <w:rPr>
          <w:lang w:val="es-ES"/>
        </w:rPr>
        <w:t>, las métricas: (1) error en la medición de la distancia entre la ubicación estimada del emisor</w:t>
      </w:r>
      <w:r w:rsidR="0DD46ED1" w:rsidRPr="170CE702">
        <w:rPr>
          <w:lang w:val="es-ES"/>
        </w:rPr>
        <w:t xml:space="preserve"> </w:t>
      </w:r>
      <w:proofErr w:type="spellStart"/>
      <w:proofErr w:type="gramStart"/>
      <w:r w:rsidR="648294AF" w:rsidRPr="4AAC76C5">
        <w:rPr>
          <w:i/>
          <w:iCs/>
          <w:lang w:val="es-ES"/>
        </w:rPr>
        <w:t>E</w:t>
      </w:r>
      <w:r w:rsidR="648294AF" w:rsidRPr="4AAC76C5">
        <w:rPr>
          <w:i/>
          <w:iCs/>
          <w:vertAlign w:val="subscript"/>
          <w:lang w:val="es-ES"/>
        </w:rPr>
        <w:t>xy</w:t>
      </w:r>
      <w:proofErr w:type="spellEnd"/>
      <w:r w:rsidR="648294AF" w:rsidRPr="170CE702">
        <w:rPr>
          <w:lang w:val="es-ES"/>
        </w:rPr>
        <w:t>(</w:t>
      </w:r>
      <w:proofErr w:type="spellStart"/>
      <w:proofErr w:type="gramEnd"/>
      <w:r w:rsidR="648294AF" w:rsidRPr="4AAC76C5">
        <w:rPr>
          <w:i/>
          <w:iCs/>
          <w:lang w:val="es-ES"/>
        </w:rPr>
        <w:t>E</w:t>
      </w:r>
      <w:r w:rsidR="648294AF" w:rsidRPr="4AAC76C5">
        <w:rPr>
          <w:i/>
          <w:iCs/>
          <w:vertAlign w:val="subscript"/>
          <w:lang w:val="es-ES"/>
        </w:rPr>
        <w:t>x</w:t>
      </w:r>
      <w:r w:rsidR="648294AF" w:rsidRPr="170CE702">
        <w:rPr>
          <w:lang w:val="es-ES"/>
        </w:rPr>
        <w:t>,</w:t>
      </w:r>
      <w:r w:rsidR="648294AF" w:rsidRPr="4AAC76C5">
        <w:rPr>
          <w:i/>
          <w:iCs/>
          <w:lang w:val="es-ES"/>
        </w:rPr>
        <w:t>E</w:t>
      </w:r>
      <w:r w:rsidR="648294AF" w:rsidRPr="4AAC76C5">
        <w:rPr>
          <w:i/>
          <w:iCs/>
          <w:vertAlign w:val="subscript"/>
          <w:lang w:val="es-ES"/>
        </w:rPr>
        <w:t>y</w:t>
      </w:r>
      <w:proofErr w:type="spellEnd"/>
      <w:r w:rsidR="648294AF" w:rsidRPr="170CE702">
        <w:rPr>
          <w:lang w:val="es-ES"/>
        </w:rPr>
        <w:t>) y la posición real del emisor</w:t>
      </w:r>
      <w:r w:rsidR="648294AF" w:rsidRPr="4AAC76C5">
        <w:rPr>
          <w:i/>
          <w:iCs/>
          <w:lang w:val="es-ES"/>
        </w:rPr>
        <w:t xml:space="preserve"> </w:t>
      </w:r>
      <w:proofErr w:type="spellStart"/>
      <w:r w:rsidR="648294AF" w:rsidRPr="4AAC76C5">
        <w:rPr>
          <w:i/>
          <w:iCs/>
          <w:lang w:val="es-ES"/>
        </w:rPr>
        <w:t>E</w:t>
      </w:r>
      <w:r w:rsidR="648294AF" w:rsidRPr="4AAC76C5">
        <w:rPr>
          <w:i/>
          <w:iCs/>
          <w:vertAlign w:val="subscript"/>
          <w:lang w:val="es-ES"/>
        </w:rPr>
        <w:t>p</w:t>
      </w:r>
      <w:proofErr w:type="spellEnd"/>
      <w:r w:rsidR="648294AF" w:rsidRPr="170CE702">
        <w:rPr>
          <w:lang w:val="es-ES"/>
        </w:rPr>
        <w:t>(</w:t>
      </w:r>
      <w:proofErr w:type="spellStart"/>
      <w:r w:rsidR="648294AF" w:rsidRPr="4AAC76C5">
        <w:rPr>
          <w:i/>
          <w:iCs/>
          <w:lang w:val="es-ES"/>
        </w:rPr>
        <w:t>X</w:t>
      </w:r>
      <w:r w:rsidR="648294AF" w:rsidRPr="4AAC76C5">
        <w:rPr>
          <w:i/>
          <w:iCs/>
          <w:vertAlign w:val="subscript"/>
          <w:lang w:val="es-ES"/>
        </w:rPr>
        <w:t>p</w:t>
      </w:r>
      <w:r w:rsidR="648294AF" w:rsidRPr="170CE702">
        <w:rPr>
          <w:lang w:val="es-ES"/>
        </w:rPr>
        <w:t>,</w:t>
      </w:r>
      <w:r w:rsidR="648294AF" w:rsidRPr="4AAC76C5">
        <w:rPr>
          <w:i/>
          <w:iCs/>
          <w:lang w:val="es-ES"/>
        </w:rPr>
        <w:t>Y</w:t>
      </w:r>
      <w:r w:rsidR="648294AF" w:rsidRPr="4AAC76C5">
        <w:rPr>
          <w:i/>
          <w:iCs/>
          <w:vertAlign w:val="subscript"/>
          <w:lang w:val="es-ES"/>
        </w:rPr>
        <w:t>p</w:t>
      </w:r>
      <w:proofErr w:type="spellEnd"/>
      <w:r w:rsidR="648294AF" w:rsidRPr="170CE702">
        <w:rPr>
          <w:lang w:val="es-ES"/>
        </w:rPr>
        <w:t xml:space="preserve">); (2) el error a lo largo del eje </w:t>
      </w:r>
      <w:r w:rsidR="648294AF" w:rsidRPr="4AAC76C5">
        <w:rPr>
          <w:i/>
          <w:iCs/>
          <w:lang w:val="es-ES"/>
        </w:rPr>
        <w:t>x</w:t>
      </w:r>
      <w:r w:rsidR="648294AF" w:rsidRPr="170CE702">
        <w:rPr>
          <w:lang w:val="es-ES"/>
        </w:rPr>
        <w:t xml:space="preserve"> dado por |</w:t>
      </w:r>
      <w:r w:rsidR="648294AF" w:rsidRPr="4AAC76C5">
        <w:rPr>
          <w:i/>
          <w:iCs/>
          <w:lang w:val="es-ES"/>
        </w:rPr>
        <w:t>E</w:t>
      </w:r>
      <w:r w:rsidR="648294AF" w:rsidRPr="4AAC76C5">
        <w:rPr>
          <w:i/>
          <w:iCs/>
          <w:vertAlign w:val="subscript"/>
          <w:lang w:val="es-ES"/>
        </w:rPr>
        <w:t>x</w:t>
      </w:r>
      <w:r w:rsidR="648294AF" w:rsidRPr="170CE702">
        <w:rPr>
          <w:rFonts w:ascii="Gungsuh" w:eastAsia="Gungsuh" w:hAnsi="Gungsuh" w:cs="Gungsuh"/>
          <w:lang w:val="es-ES"/>
        </w:rPr>
        <w:t>−</w:t>
      </w:r>
      <w:proofErr w:type="spellStart"/>
      <w:r w:rsidR="648294AF" w:rsidRPr="4AAC76C5">
        <w:rPr>
          <w:i/>
          <w:iCs/>
          <w:lang w:val="es-ES"/>
        </w:rPr>
        <w:t>x</w:t>
      </w:r>
      <w:r w:rsidR="648294AF" w:rsidRPr="4AAC76C5">
        <w:rPr>
          <w:i/>
          <w:iCs/>
          <w:vertAlign w:val="subscript"/>
          <w:lang w:val="es-ES"/>
        </w:rPr>
        <w:t>p</w:t>
      </w:r>
      <w:proofErr w:type="spellEnd"/>
      <w:r w:rsidR="648294AF" w:rsidRPr="170CE702">
        <w:rPr>
          <w:lang w:val="es-ES"/>
        </w:rPr>
        <w:t xml:space="preserve">| e (3) error a lo largo del eje </w:t>
      </w:r>
      <w:r w:rsidR="648294AF" w:rsidRPr="4AAC76C5">
        <w:rPr>
          <w:i/>
          <w:iCs/>
          <w:lang w:val="es-ES"/>
        </w:rPr>
        <w:t>y</w:t>
      </w:r>
      <w:r w:rsidR="648294AF" w:rsidRPr="170CE702">
        <w:rPr>
          <w:lang w:val="es-ES"/>
        </w:rPr>
        <w:t xml:space="preserve"> dado por |</w:t>
      </w:r>
      <w:proofErr w:type="spellStart"/>
      <w:r w:rsidR="648294AF" w:rsidRPr="4AAC76C5">
        <w:rPr>
          <w:i/>
          <w:iCs/>
          <w:lang w:val="es-ES"/>
        </w:rPr>
        <w:t>E</w:t>
      </w:r>
      <w:r w:rsidR="648294AF" w:rsidRPr="4AAC76C5">
        <w:rPr>
          <w:i/>
          <w:iCs/>
          <w:vertAlign w:val="subscript"/>
          <w:lang w:val="es-ES"/>
        </w:rPr>
        <w:t>y</w:t>
      </w:r>
      <w:r w:rsidR="648294AF" w:rsidRPr="170CE702">
        <w:rPr>
          <w:rFonts w:ascii="Gungsuh" w:eastAsia="Gungsuh" w:hAnsi="Gungsuh" w:cs="Gungsuh"/>
          <w:lang w:val="es-ES"/>
        </w:rPr>
        <w:t>−</w:t>
      </w:r>
      <w:r w:rsidR="648294AF" w:rsidRPr="4AAC76C5">
        <w:rPr>
          <w:i/>
          <w:iCs/>
          <w:lang w:val="es-ES"/>
        </w:rPr>
        <w:t>y</w:t>
      </w:r>
      <w:r w:rsidR="648294AF" w:rsidRPr="4AAC76C5">
        <w:rPr>
          <w:i/>
          <w:iCs/>
          <w:vertAlign w:val="subscript"/>
          <w:lang w:val="es-ES"/>
        </w:rPr>
        <w:t>p</w:t>
      </w:r>
      <w:proofErr w:type="spellEnd"/>
      <w:r w:rsidR="648294AF" w:rsidRPr="170CE702">
        <w:rPr>
          <w:lang w:val="es-ES"/>
        </w:rPr>
        <w:t>|.</w:t>
      </w:r>
    </w:p>
    <w:p w14:paraId="00000127" w14:textId="10CD5554" w:rsidR="00184BD9" w:rsidRPr="006B160B" w:rsidRDefault="00F150BE" w:rsidP="170CE702">
      <w:pPr>
        <w:rPr>
          <w:lang w:val="es-ES"/>
        </w:rPr>
      </w:pPr>
      <w:r w:rsidRPr="0048375A">
        <w:rPr>
          <w:lang w:val="es-ES_tradnl"/>
        </w:rPr>
        <w:tab/>
      </w:r>
      <w:r w:rsidR="648294AF" w:rsidRPr="170CE702">
        <w:rPr>
          <w:lang w:val="es-ES"/>
        </w:rPr>
        <w:t xml:space="preserve">Los resultados de esta evaluación se presentan en la </w:t>
      </w:r>
      <w:r w:rsidRPr="4AAC76C5">
        <w:rPr>
          <w:lang w:val="es-ES"/>
        </w:rPr>
        <w:fldChar w:fldCharType="begin"/>
      </w:r>
      <w:r w:rsidRPr="4AAC76C5">
        <w:rPr>
          <w:lang w:val="es-ES"/>
        </w:rPr>
        <w:instrText xml:space="preserve"> REF _Ref129560914 \h </w:instrText>
      </w:r>
      <w:r w:rsidRPr="4AAC76C5">
        <w:rPr>
          <w:lang w:val="es-ES"/>
        </w:rPr>
      </w:r>
      <w:r w:rsidRPr="4AAC76C5">
        <w:rPr>
          <w:lang w:val="es-ES"/>
        </w:rPr>
        <w:fldChar w:fldCharType="separate"/>
      </w:r>
      <w:r w:rsidR="1B8CFB46">
        <w:t xml:space="preserve">Tabla </w:t>
      </w:r>
      <w:r w:rsidR="1B8CFB46">
        <w:rPr>
          <w:noProof/>
        </w:rPr>
        <w:t>1</w:t>
      </w:r>
      <w:r w:rsidRPr="4AAC76C5">
        <w:rPr>
          <w:lang w:val="es-ES"/>
        </w:rPr>
        <w:fldChar w:fldCharType="end"/>
      </w:r>
      <w:r w:rsidR="648294AF" w:rsidRPr="170CE702">
        <w:rPr>
          <w:lang w:val="es-ES"/>
        </w:rPr>
        <w:t xml:space="preserve"> y muestran que algunos modelos geométricos produjeron resultados con errores equivalentes a los producidos por los métodos numéricos. Los modelos MAI y TLI promueven mayores errores en el eje x, pero menores en el eje y </w:t>
      </w:r>
      <w:proofErr w:type="spellStart"/>
      <w:r w:rsidR="648294AF" w:rsidRPr="170CE702">
        <w:rPr>
          <w:lang w:val="es-ES"/>
        </w:rPr>
        <w:t>y</w:t>
      </w:r>
      <w:proofErr w:type="spellEnd"/>
      <w:r w:rsidR="648294AF" w:rsidRPr="170CE702">
        <w:rPr>
          <w:lang w:val="es-ES"/>
        </w:rPr>
        <w:t xml:space="preserve"> la distancia. Estos métodos también generaron errores menores y errores máximos más pequeños, lo que indica una mayor eficiencia cuando hay inconsistencia en los datos. Los métodos CHC y PLI se equivocaron menos en el eje x, pero generaron resultados más significativos en el eje y </w:t>
      </w:r>
      <w:proofErr w:type="spellStart"/>
      <w:r w:rsidR="648294AF" w:rsidRPr="170CE702">
        <w:rPr>
          <w:lang w:val="es-ES"/>
        </w:rPr>
        <w:t>y</w:t>
      </w:r>
      <w:proofErr w:type="spellEnd"/>
      <w:r w:rsidR="648294AF" w:rsidRPr="170CE702">
        <w:rPr>
          <w:lang w:val="es-ES"/>
        </w:rPr>
        <w:t xml:space="preserve"> la distancia. Considerando los errores medios generados por el PPC, éstos son equivalentes a los cometidos por los métodos numéricos</w:t>
      </w:r>
      <w:r w:rsidR="5DB6345E" w:rsidRPr="170CE702">
        <w:rPr>
          <w:lang w:val="es-ES"/>
        </w:rPr>
        <w:t xml:space="preserve"> </w:t>
      </w:r>
      <w:r w:rsidR="648294AF" w:rsidRPr="170CE702">
        <w:rPr>
          <w:lang w:val="es-ES"/>
        </w:rPr>
        <w:t>(</w:t>
      </w:r>
      <w:proofErr w:type="spellStart"/>
      <w:r w:rsidR="648294AF" w:rsidRPr="4AAC76C5">
        <w:rPr>
          <w:i/>
          <w:iCs/>
          <w:lang w:val="es-ES"/>
        </w:rPr>
        <w:t>WLSm</w:t>
      </w:r>
      <w:proofErr w:type="spellEnd"/>
      <w:r w:rsidR="648294AF" w:rsidRPr="170CE702">
        <w:rPr>
          <w:lang w:val="es-ES"/>
        </w:rPr>
        <w:t xml:space="preserve">, </w:t>
      </w:r>
      <w:proofErr w:type="spellStart"/>
      <w:r w:rsidR="648294AF" w:rsidRPr="4AAC76C5">
        <w:rPr>
          <w:i/>
          <w:iCs/>
          <w:lang w:val="es-ES"/>
        </w:rPr>
        <w:t>NRm</w:t>
      </w:r>
      <w:proofErr w:type="spellEnd"/>
      <w:r w:rsidR="648294AF" w:rsidRPr="170CE702">
        <w:rPr>
          <w:lang w:val="es-ES"/>
        </w:rPr>
        <w:t xml:space="preserve"> e </w:t>
      </w:r>
      <w:proofErr w:type="spellStart"/>
      <w:r w:rsidR="648294AF" w:rsidRPr="4AAC76C5">
        <w:rPr>
          <w:i/>
          <w:iCs/>
          <w:lang w:val="es-ES"/>
        </w:rPr>
        <w:t>LSm</w:t>
      </w:r>
      <w:proofErr w:type="spellEnd"/>
      <w:r w:rsidR="648294AF" w:rsidRPr="170CE702">
        <w:rPr>
          <w:lang w:val="es-ES"/>
        </w:rPr>
        <w:t>). En el contexto general, los modelos geométricos mostraron mejores resultados que los métodos numéricos.</w:t>
      </w:r>
    </w:p>
    <w:p w14:paraId="20064C4B" w14:textId="691C18BF" w:rsidR="170CE702" w:rsidRDefault="170CE702" w:rsidP="170CE702">
      <w:pPr>
        <w:rPr>
          <w:ins w:id="137" w:author="ecacarva" w:date="2023-04-13T00:08:00Z"/>
          <w:lang w:val="es-ES"/>
        </w:rPr>
      </w:pPr>
    </w:p>
    <w:p w14:paraId="6E0AE358" w14:textId="3C1953C5" w:rsidR="00372D6C" w:rsidRDefault="00372D6C" w:rsidP="00372D6C">
      <w:pPr>
        <w:pStyle w:val="Legenda"/>
        <w:ind w:left="720" w:hanging="720"/>
        <w:rPr>
          <w:lang w:val="es-ES"/>
        </w:rPr>
        <w:pPrChange w:id="138" w:author="ecacarva" w:date="2023-04-13T00:10:00Z">
          <w:pPr/>
        </w:pPrChange>
      </w:pPr>
      <w:bookmarkStart w:id="139" w:name="_Toc132237458"/>
      <w:ins w:id="140" w:author="ecacarva" w:date="2023-04-13T00:10:00Z">
        <w:r>
          <w:t xml:space="preserve">Tabla </w:t>
        </w:r>
        <w:r>
          <w:fldChar w:fldCharType="begin"/>
        </w:r>
        <w:r>
          <w:instrText xml:space="preserve"> SEQ Tabla \* ARABIC </w:instrText>
        </w:r>
      </w:ins>
      <w:r>
        <w:fldChar w:fldCharType="separate"/>
      </w:r>
      <w:ins w:id="141" w:author="ecacarva" w:date="2023-04-13T00:10:00Z">
        <w:r>
          <w:rPr>
            <w:noProof/>
          </w:rPr>
          <w:t>1</w:t>
        </w:r>
        <w:r>
          <w:fldChar w:fldCharType="end"/>
        </w:r>
        <w:r>
          <w:t>.</w:t>
        </w:r>
        <w:r w:rsidRPr="00372D6C">
          <w:t xml:space="preserve"> </w:t>
        </w:r>
        <w:proofErr w:type="spellStart"/>
        <w:r>
          <w:t>Magnitud</w:t>
        </w:r>
        <w:proofErr w:type="spellEnd"/>
        <w:r>
          <w:t xml:space="preserve"> de </w:t>
        </w:r>
        <w:proofErr w:type="spellStart"/>
        <w:r>
          <w:t>los</w:t>
        </w:r>
        <w:proofErr w:type="spellEnd"/>
        <w:r>
          <w:t xml:space="preserve"> </w:t>
        </w:r>
        <w:proofErr w:type="spellStart"/>
        <w:r>
          <w:t>errores</w:t>
        </w:r>
        <w:proofErr w:type="spellEnd"/>
        <w:r>
          <w:t xml:space="preserve"> </w:t>
        </w:r>
        <w:proofErr w:type="spellStart"/>
        <w:r>
          <w:t>en</w:t>
        </w:r>
        <w:proofErr w:type="spellEnd"/>
        <w:r>
          <w:t xml:space="preserve"> </w:t>
        </w:r>
        <w:proofErr w:type="spellStart"/>
        <w:r>
          <w:t>los</w:t>
        </w:r>
        <w:proofErr w:type="spellEnd"/>
        <w:r>
          <w:t xml:space="preserve"> casos </w:t>
        </w:r>
        <w:proofErr w:type="spellStart"/>
        <w:r>
          <w:t>experimentales</w:t>
        </w:r>
      </w:ins>
      <w:bookmarkEnd w:id="139"/>
      <w:proofErr w:type="spellEnd"/>
    </w:p>
    <w:p w14:paraId="5B9FF1A8" w14:textId="6E840299" w:rsidR="00333F02" w:rsidRDefault="1B8CFB46" w:rsidP="4AAC76C5">
      <w:pPr>
        <w:pStyle w:val="Legenda"/>
        <w:keepNext/>
        <w:ind w:firstLine="141"/>
        <w:jc w:val="left"/>
      </w:pPr>
      <w:bookmarkStart w:id="142" w:name="_Ref129560914"/>
      <w:bookmarkStart w:id="143" w:name="_Toc132237459"/>
      <w:r>
        <w:t xml:space="preserve">Tabla </w:t>
      </w:r>
      <w:fldSimple w:instr=" SEQ Tabla \* ARABIC ">
        <w:ins w:id="144" w:author="ecacarva" w:date="2023-04-13T00:10:00Z">
          <w:r w:rsidR="00372D6C">
            <w:rPr>
              <w:noProof/>
            </w:rPr>
            <w:t>2</w:t>
          </w:r>
        </w:ins>
        <w:del w:id="145" w:author="ecacarva" w:date="2023-04-13T00:10:00Z">
          <w:r w:rsidR="00372D6C" w:rsidDel="00372D6C">
            <w:rPr>
              <w:noProof/>
            </w:rPr>
            <w:delText>1</w:delText>
          </w:r>
        </w:del>
      </w:fldSimple>
      <w:bookmarkEnd w:id="142"/>
      <w:r>
        <w:t xml:space="preserve">. </w:t>
      </w:r>
      <w:proofErr w:type="spellStart"/>
      <w:r>
        <w:t>Magnitud</w:t>
      </w:r>
      <w:proofErr w:type="spellEnd"/>
      <w:r>
        <w:t xml:space="preserve"> de </w:t>
      </w:r>
      <w:proofErr w:type="spellStart"/>
      <w:r>
        <w:t>los</w:t>
      </w:r>
      <w:proofErr w:type="spellEnd"/>
      <w:r>
        <w:t xml:space="preserve"> </w:t>
      </w:r>
      <w:proofErr w:type="spellStart"/>
      <w:r>
        <w:t>errores</w:t>
      </w:r>
      <w:proofErr w:type="spellEnd"/>
      <w:r>
        <w:t xml:space="preserve"> </w:t>
      </w:r>
      <w:proofErr w:type="spellStart"/>
      <w:r>
        <w:t>en</w:t>
      </w:r>
      <w:proofErr w:type="spellEnd"/>
      <w:r>
        <w:t xml:space="preserve"> </w:t>
      </w:r>
      <w:proofErr w:type="spellStart"/>
      <w:r>
        <w:t>los</w:t>
      </w:r>
      <w:proofErr w:type="spellEnd"/>
      <w:r>
        <w:t xml:space="preserve"> casos </w:t>
      </w:r>
      <w:proofErr w:type="spellStart"/>
      <w:r>
        <w:t>experimentales</w:t>
      </w:r>
      <w:bookmarkEnd w:id="143"/>
      <w:proofErr w:type="spellEnd"/>
    </w:p>
    <w:p w14:paraId="00000129" w14:textId="77777777" w:rsidR="00184BD9" w:rsidRPr="006B160B" w:rsidRDefault="00F150BE" w:rsidP="4AAC76C5">
      <w:pPr>
        <w:rPr>
          <w:lang w:val="es-ES"/>
        </w:rPr>
      </w:pPr>
      <w:r w:rsidRPr="0048375A">
        <w:rPr>
          <w:noProof/>
          <w:lang w:eastAsia="pt-BR"/>
        </w:rPr>
        <w:drawing>
          <wp:inline distT="114300" distB="114300" distL="114300" distR="114300" wp14:anchorId="0596546C" wp14:editId="07777777">
            <wp:extent cx="5400675" cy="2108281"/>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t="9656"/>
                    <a:stretch>
                      <a:fillRect/>
                    </a:stretch>
                  </pic:blipFill>
                  <pic:spPr>
                    <a:xfrm>
                      <a:off x="0" y="0"/>
                      <a:ext cx="5400675" cy="2108281"/>
                    </a:xfrm>
                    <a:prstGeom prst="rect">
                      <a:avLst/>
                    </a:prstGeom>
                    <a:ln/>
                  </pic:spPr>
                </pic:pic>
              </a:graphicData>
            </a:graphic>
          </wp:inline>
        </w:drawing>
      </w:r>
    </w:p>
    <w:p w14:paraId="0000012A" w14:textId="77777777" w:rsidR="00184BD9" w:rsidRPr="006B160B" w:rsidRDefault="00F150BE" w:rsidP="4AAC76C5">
      <w:pPr>
        <w:rPr>
          <w:sz w:val="16"/>
          <w:szCs w:val="16"/>
          <w:lang w:val="es-ES"/>
        </w:rPr>
      </w:pPr>
      <w:r w:rsidRPr="4AAC76C5">
        <w:rPr>
          <w:sz w:val="16"/>
          <w:szCs w:val="16"/>
          <w:lang w:val="es-ES"/>
        </w:rPr>
        <w:t>PPC-</w:t>
      </w:r>
      <w:r w:rsidRPr="4AAC76C5">
        <w:rPr>
          <w:i/>
          <w:iCs/>
          <w:sz w:val="16"/>
          <w:szCs w:val="16"/>
          <w:lang w:val="es-ES"/>
        </w:rPr>
        <w:t xml:space="preserve">Polar </w:t>
      </w:r>
      <w:proofErr w:type="spellStart"/>
      <w:r w:rsidRPr="4AAC76C5">
        <w:rPr>
          <w:i/>
          <w:iCs/>
          <w:sz w:val="16"/>
          <w:szCs w:val="16"/>
          <w:lang w:val="es-ES"/>
        </w:rPr>
        <w:t>Points</w:t>
      </w:r>
      <w:proofErr w:type="spellEnd"/>
      <w:r w:rsidRPr="4AAC76C5">
        <w:rPr>
          <w:i/>
          <w:iCs/>
          <w:sz w:val="16"/>
          <w:szCs w:val="16"/>
          <w:lang w:val="es-ES"/>
        </w:rPr>
        <w:t xml:space="preserve"> </w:t>
      </w:r>
      <w:proofErr w:type="spellStart"/>
      <w:r w:rsidRPr="4AAC76C5">
        <w:rPr>
          <w:i/>
          <w:iCs/>
          <w:sz w:val="16"/>
          <w:szCs w:val="16"/>
          <w:lang w:val="es-ES"/>
        </w:rPr>
        <w:t>Centroid</w:t>
      </w:r>
      <w:proofErr w:type="spellEnd"/>
      <w:r w:rsidRPr="4AAC76C5">
        <w:rPr>
          <w:i/>
          <w:iCs/>
          <w:sz w:val="16"/>
          <w:szCs w:val="16"/>
          <w:lang w:val="es-ES"/>
        </w:rPr>
        <w:t xml:space="preserve"> </w:t>
      </w:r>
      <w:proofErr w:type="spellStart"/>
      <w:r w:rsidRPr="4AAC76C5">
        <w:rPr>
          <w:i/>
          <w:iCs/>
          <w:sz w:val="16"/>
          <w:szCs w:val="16"/>
          <w:lang w:val="es-ES"/>
        </w:rPr>
        <w:t>Model</w:t>
      </w:r>
      <w:proofErr w:type="spellEnd"/>
      <w:r w:rsidRPr="4AAC76C5">
        <w:rPr>
          <w:sz w:val="16"/>
          <w:szCs w:val="16"/>
          <w:lang w:val="es-ES"/>
        </w:rPr>
        <w:t xml:space="preserve"> (Modelo de </w:t>
      </w:r>
      <w:proofErr w:type="spellStart"/>
      <w:r w:rsidRPr="4AAC76C5">
        <w:rPr>
          <w:sz w:val="16"/>
          <w:szCs w:val="16"/>
          <w:lang w:val="es-ES"/>
        </w:rPr>
        <w:t>centroide</w:t>
      </w:r>
      <w:proofErr w:type="spellEnd"/>
      <w:r w:rsidRPr="4AAC76C5">
        <w:rPr>
          <w:sz w:val="16"/>
          <w:szCs w:val="16"/>
          <w:lang w:val="es-ES"/>
        </w:rPr>
        <w:t xml:space="preserve"> de punto polar propuesto), CHC-</w:t>
      </w:r>
      <w:proofErr w:type="spellStart"/>
      <w:r w:rsidRPr="4AAC76C5">
        <w:rPr>
          <w:i/>
          <w:iCs/>
          <w:sz w:val="16"/>
          <w:szCs w:val="16"/>
          <w:lang w:val="es-ES"/>
        </w:rPr>
        <w:t>Convex</w:t>
      </w:r>
      <w:proofErr w:type="spellEnd"/>
      <w:r w:rsidRPr="4AAC76C5">
        <w:rPr>
          <w:i/>
          <w:iCs/>
          <w:sz w:val="16"/>
          <w:szCs w:val="16"/>
          <w:lang w:val="es-ES"/>
        </w:rPr>
        <w:t xml:space="preserve"> Hull </w:t>
      </w:r>
      <w:proofErr w:type="spellStart"/>
      <w:r w:rsidRPr="4AAC76C5">
        <w:rPr>
          <w:i/>
          <w:iCs/>
          <w:sz w:val="16"/>
          <w:szCs w:val="16"/>
          <w:lang w:val="es-ES"/>
        </w:rPr>
        <w:t>Centroid</w:t>
      </w:r>
      <w:proofErr w:type="spellEnd"/>
      <w:r w:rsidRPr="4AAC76C5">
        <w:rPr>
          <w:i/>
          <w:iCs/>
          <w:sz w:val="16"/>
          <w:szCs w:val="16"/>
          <w:lang w:val="es-ES"/>
        </w:rPr>
        <w:t xml:space="preserve"> </w:t>
      </w:r>
      <w:proofErr w:type="spellStart"/>
      <w:r w:rsidRPr="4AAC76C5">
        <w:rPr>
          <w:i/>
          <w:iCs/>
          <w:sz w:val="16"/>
          <w:szCs w:val="16"/>
          <w:lang w:val="es-ES"/>
        </w:rPr>
        <w:t>Model</w:t>
      </w:r>
      <w:proofErr w:type="spellEnd"/>
      <w:r w:rsidRPr="4AAC76C5">
        <w:rPr>
          <w:sz w:val="16"/>
          <w:szCs w:val="16"/>
          <w:lang w:val="es-ES"/>
        </w:rPr>
        <w:t xml:space="preserve"> (Modelo de casco convexo </w:t>
      </w:r>
      <w:proofErr w:type="spellStart"/>
      <w:r w:rsidRPr="4AAC76C5">
        <w:rPr>
          <w:sz w:val="16"/>
          <w:szCs w:val="16"/>
          <w:lang w:val="es-ES"/>
        </w:rPr>
        <w:t>centroide</w:t>
      </w:r>
      <w:proofErr w:type="spellEnd"/>
      <w:r w:rsidRPr="4AAC76C5">
        <w:rPr>
          <w:sz w:val="16"/>
          <w:szCs w:val="16"/>
          <w:lang w:val="es-ES"/>
        </w:rPr>
        <w:t xml:space="preserve"> propuesto), PLI-</w:t>
      </w:r>
      <w:r w:rsidRPr="4AAC76C5">
        <w:rPr>
          <w:i/>
          <w:iCs/>
          <w:sz w:val="16"/>
          <w:szCs w:val="16"/>
          <w:lang w:val="es-ES"/>
        </w:rPr>
        <w:t xml:space="preserve">Polar </w:t>
      </w:r>
      <w:proofErr w:type="spellStart"/>
      <w:r w:rsidRPr="4AAC76C5">
        <w:rPr>
          <w:i/>
          <w:iCs/>
          <w:sz w:val="16"/>
          <w:szCs w:val="16"/>
          <w:lang w:val="es-ES"/>
        </w:rPr>
        <w:t>Lines</w:t>
      </w:r>
      <w:proofErr w:type="spellEnd"/>
      <w:r w:rsidRPr="4AAC76C5">
        <w:rPr>
          <w:i/>
          <w:iCs/>
          <w:sz w:val="16"/>
          <w:szCs w:val="16"/>
          <w:lang w:val="es-ES"/>
        </w:rPr>
        <w:t xml:space="preserve"> </w:t>
      </w:r>
      <w:proofErr w:type="spellStart"/>
      <w:r w:rsidRPr="4AAC76C5">
        <w:rPr>
          <w:i/>
          <w:iCs/>
          <w:sz w:val="16"/>
          <w:szCs w:val="16"/>
          <w:lang w:val="es-ES"/>
        </w:rPr>
        <w:t>Intersections</w:t>
      </w:r>
      <w:proofErr w:type="spellEnd"/>
      <w:r w:rsidRPr="4AAC76C5">
        <w:rPr>
          <w:i/>
          <w:iCs/>
          <w:sz w:val="16"/>
          <w:szCs w:val="16"/>
          <w:lang w:val="es-ES"/>
        </w:rPr>
        <w:t xml:space="preserve"> </w:t>
      </w:r>
      <w:proofErr w:type="spellStart"/>
      <w:r w:rsidRPr="4AAC76C5">
        <w:rPr>
          <w:i/>
          <w:iCs/>
          <w:sz w:val="16"/>
          <w:szCs w:val="16"/>
          <w:lang w:val="es-ES"/>
        </w:rPr>
        <w:t>Model</w:t>
      </w:r>
      <w:proofErr w:type="spellEnd"/>
      <w:r w:rsidRPr="4AAC76C5">
        <w:rPr>
          <w:sz w:val="16"/>
          <w:szCs w:val="16"/>
          <w:lang w:val="es-ES"/>
        </w:rPr>
        <w:t xml:space="preserve"> (Propuesta de modelo de intersecciones de líneas polares), TLI-</w:t>
      </w:r>
      <w:proofErr w:type="spellStart"/>
      <w:r w:rsidRPr="4AAC76C5">
        <w:rPr>
          <w:i/>
          <w:iCs/>
          <w:sz w:val="16"/>
          <w:szCs w:val="16"/>
          <w:lang w:val="es-ES"/>
        </w:rPr>
        <w:t>Tangent</w:t>
      </w:r>
      <w:proofErr w:type="spellEnd"/>
      <w:r w:rsidRPr="4AAC76C5">
        <w:rPr>
          <w:i/>
          <w:iCs/>
          <w:sz w:val="16"/>
          <w:szCs w:val="16"/>
          <w:lang w:val="es-ES"/>
        </w:rPr>
        <w:t xml:space="preserve"> </w:t>
      </w:r>
      <w:proofErr w:type="spellStart"/>
      <w:r w:rsidRPr="4AAC76C5">
        <w:rPr>
          <w:i/>
          <w:iCs/>
          <w:sz w:val="16"/>
          <w:szCs w:val="16"/>
          <w:lang w:val="es-ES"/>
        </w:rPr>
        <w:t>Lines</w:t>
      </w:r>
      <w:proofErr w:type="spellEnd"/>
      <w:r w:rsidRPr="4AAC76C5">
        <w:rPr>
          <w:i/>
          <w:iCs/>
          <w:sz w:val="16"/>
          <w:szCs w:val="16"/>
          <w:lang w:val="es-ES"/>
        </w:rPr>
        <w:t xml:space="preserve"> </w:t>
      </w:r>
      <w:proofErr w:type="spellStart"/>
      <w:r w:rsidRPr="4AAC76C5">
        <w:rPr>
          <w:i/>
          <w:iCs/>
          <w:sz w:val="16"/>
          <w:szCs w:val="16"/>
          <w:lang w:val="es-ES"/>
        </w:rPr>
        <w:t>Intersections</w:t>
      </w:r>
      <w:proofErr w:type="spellEnd"/>
      <w:r w:rsidRPr="4AAC76C5">
        <w:rPr>
          <w:i/>
          <w:iCs/>
          <w:sz w:val="16"/>
          <w:szCs w:val="16"/>
          <w:lang w:val="es-ES"/>
        </w:rPr>
        <w:t xml:space="preserve"> </w:t>
      </w:r>
      <w:proofErr w:type="spellStart"/>
      <w:r w:rsidRPr="4AAC76C5">
        <w:rPr>
          <w:i/>
          <w:iCs/>
          <w:sz w:val="16"/>
          <w:szCs w:val="16"/>
          <w:lang w:val="es-ES"/>
        </w:rPr>
        <w:t>Model</w:t>
      </w:r>
      <w:proofErr w:type="spellEnd"/>
      <w:r w:rsidRPr="4AAC76C5">
        <w:rPr>
          <w:sz w:val="16"/>
          <w:szCs w:val="16"/>
          <w:lang w:val="es-ES"/>
        </w:rPr>
        <w:t xml:space="preserve"> (Modelo propuesto de intersección de líneas tangentes), MAI-</w:t>
      </w:r>
      <w:proofErr w:type="spellStart"/>
      <w:r w:rsidRPr="4AAC76C5">
        <w:rPr>
          <w:i/>
          <w:iCs/>
          <w:sz w:val="16"/>
          <w:szCs w:val="16"/>
          <w:lang w:val="es-ES"/>
        </w:rPr>
        <w:t>Tangent</w:t>
      </w:r>
      <w:proofErr w:type="spellEnd"/>
      <w:r w:rsidRPr="4AAC76C5">
        <w:rPr>
          <w:i/>
          <w:iCs/>
          <w:sz w:val="16"/>
          <w:szCs w:val="16"/>
          <w:lang w:val="es-ES"/>
        </w:rPr>
        <w:t xml:space="preserve"> </w:t>
      </w:r>
      <w:proofErr w:type="spellStart"/>
      <w:r w:rsidRPr="4AAC76C5">
        <w:rPr>
          <w:i/>
          <w:iCs/>
          <w:sz w:val="16"/>
          <w:szCs w:val="16"/>
          <w:lang w:val="es-ES"/>
        </w:rPr>
        <w:t>Lines</w:t>
      </w:r>
      <w:proofErr w:type="spellEnd"/>
      <w:r w:rsidRPr="4AAC76C5">
        <w:rPr>
          <w:i/>
          <w:iCs/>
          <w:sz w:val="16"/>
          <w:szCs w:val="16"/>
          <w:lang w:val="es-ES"/>
        </w:rPr>
        <w:t xml:space="preserve"> </w:t>
      </w:r>
      <w:proofErr w:type="spellStart"/>
      <w:r w:rsidRPr="4AAC76C5">
        <w:rPr>
          <w:i/>
          <w:iCs/>
          <w:sz w:val="16"/>
          <w:szCs w:val="16"/>
          <w:lang w:val="es-ES"/>
        </w:rPr>
        <w:t>with</w:t>
      </w:r>
      <w:proofErr w:type="spellEnd"/>
      <w:r w:rsidRPr="4AAC76C5">
        <w:rPr>
          <w:i/>
          <w:iCs/>
          <w:sz w:val="16"/>
          <w:szCs w:val="16"/>
          <w:lang w:val="es-ES"/>
        </w:rPr>
        <w:t xml:space="preserve"> </w:t>
      </w:r>
      <w:proofErr w:type="spellStart"/>
      <w:r w:rsidRPr="4AAC76C5">
        <w:rPr>
          <w:i/>
          <w:iCs/>
          <w:sz w:val="16"/>
          <w:szCs w:val="16"/>
          <w:lang w:val="es-ES"/>
        </w:rPr>
        <w:t>Minimal</w:t>
      </w:r>
      <w:proofErr w:type="spellEnd"/>
      <w:r w:rsidRPr="4AAC76C5">
        <w:rPr>
          <w:i/>
          <w:iCs/>
          <w:sz w:val="16"/>
          <w:szCs w:val="16"/>
          <w:lang w:val="es-ES"/>
        </w:rPr>
        <w:t xml:space="preserve"> </w:t>
      </w:r>
      <w:proofErr w:type="spellStart"/>
      <w:r w:rsidRPr="4AAC76C5">
        <w:rPr>
          <w:i/>
          <w:iCs/>
          <w:sz w:val="16"/>
          <w:szCs w:val="16"/>
          <w:lang w:val="es-ES"/>
        </w:rPr>
        <w:t>Angles</w:t>
      </w:r>
      <w:proofErr w:type="spellEnd"/>
      <w:r w:rsidRPr="4AAC76C5">
        <w:rPr>
          <w:i/>
          <w:iCs/>
          <w:sz w:val="16"/>
          <w:szCs w:val="16"/>
          <w:lang w:val="es-ES"/>
        </w:rPr>
        <w:t xml:space="preserve"> </w:t>
      </w:r>
      <w:proofErr w:type="spellStart"/>
      <w:r w:rsidRPr="4AAC76C5">
        <w:rPr>
          <w:i/>
          <w:iCs/>
          <w:sz w:val="16"/>
          <w:szCs w:val="16"/>
          <w:lang w:val="es-ES"/>
        </w:rPr>
        <w:t>Model</w:t>
      </w:r>
      <w:proofErr w:type="spellEnd"/>
      <w:r w:rsidRPr="4AAC76C5">
        <w:rPr>
          <w:sz w:val="16"/>
          <w:szCs w:val="16"/>
          <w:lang w:val="es-ES"/>
        </w:rPr>
        <w:t xml:space="preserve"> (Modelo propuesto de línea tangente de ángulo mínimo), </w:t>
      </w:r>
      <w:proofErr w:type="spellStart"/>
      <w:r w:rsidRPr="4AAC76C5">
        <w:rPr>
          <w:sz w:val="16"/>
          <w:szCs w:val="16"/>
          <w:lang w:val="es-ES"/>
        </w:rPr>
        <w:t>NRm</w:t>
      </w:r>
      <w:proofErr w:type="spellEnd"/>
      <w:r w:rsidRPr="4AAC76C5">
        <w:rPr>
          <w:sz w:val="16"/>
          <w:szCs w:val="16"/>
          <w:lang w:val="es-ES"/>
        </w:rPr>
        <w:t>-</w:t>
      </w:r>
      <w:r w:rsidRPr="4AAC76C5">
        <w:rPr>
          <w:i/>
          <w:iCs/>
          <w:sz w:val="16"/>
          <w:szCs w:val="16"/>
          <w:lang w:val="es-ES"/>
        </w:rPr>
        <w:t>Newton–</w:t>
      </w:r>
      <w:proofErr w:type="spellStart"/>
      <w:r w:rsidRPr="4AAC76C5">
        <w:rPr>
          <w:i/>
          <w:iCs/>
          <w:sz w:val="16"/>
          <w:szCs w:val="16"/>
          <w:lang w:val="es-ES"/>
        </w:rPr>
        <w:t>Rapson</w:t>
      </w:r>
      <w:proofErr w:type="spellEnd"/>
      <w:r w:rsidRPr="4AAC76C5">
        <w:rPr>
          <w:i/>
          <w:iCs/>
          <w:sz w:val="16"/>
          <w:szCs w:val="16"/>
          <w:lang w:val="es-ES"/>
        </w:rPr>
        <w:t xml:space="preserve"> </w:t>
      </w:r>
      <w:proofErr w:type="spellStart"/>
      <w:r w:rsidRPr="4AAC76C5">
        <w:rPr>
          <w:i/>
          <w:iCs/>
          <w:sz w:val="16"/>
          <w:szCs w:val="16"/>
          <w:lang w:val="es-ES"/>
        </w:rPr>
        <w:t>Method</w:t>
      </w:r>
      <w:proofErr w:type="spellEnd"/>
      <w:r w:rsidRPr="4AAC76C5">
        <w:rPr>
          <w:sz w:val="16"/>
          <w:szCs w:val="16"/>
          <w:lang w:val="es-ES"/>
        </w:rPr>
        <w:t xml:space="preserve"> (Método Newton-</w:t>
      </w:r>
      <w:proofErr w:type="spellStart"/>
      <w:r w:rsidRPr="4AAC76C5">
        <w:rPr>
          <w:sz w:val="16"/>
          <w:szCs w:val="16"/>
          <w:lang w:val="es-ES"/>
        </w:rPr>
        <w:t>Raphson</w:t>
      </w:r>
      <w:proofErr w:type="spellEnd"/>
      <w:r w:rsidRPr="4AAC76C5">
        <w:rPr>
          <w:sz w:val="16"/>
          <w:szCs w:val="16"/>
          <w:lang w:val="es-ES"/>
        </w:rPr>
        <w:t xml:space="preserve"> de comparación), </w:t>
      </w:r>
      <w:proofErr w:type="spellStart"/>
      <w:r w:rsidRPr="4AAC76C5">
        <w:rPr>
          <w:sz w:val="16"/>
          <w:szCs w:val="16"/>
          <w:lang w:val="es-ES"/>
        </w:rPr>
        <w:t>LSm-</w:t>
      </w:r>
      <w:r w:rsidRPr="4AAC76C5">
        <w:rPr>
          <w:i/>
          <w:iCs/>
          <w:sz w:val="16"/>
          <w:szCs w:val="16"/>
          <w:lang w:val="es-ES"/>
        </w:rPr>
        <w:t>Least</w:t>
      </w:r>
      <w:proofErr w:type="spellEnd"/>
      <w:r w:rsidRPr="4AAC76C5">
        <w:rPr>
          <w:i/>
          <w:iCs/>
          <w:sz w:val="16"/>
          <w:szCs w:val="16"/>
          <w:lang w:val="es-ES"/>
        </w:rPr>
        <w:t xml:space="preserve"> </w:t>
      </w:r>
      <w:proofErr w:type="spellStart"/>
      <w:r w:rsidRPr="4AAC76C5">
        <w:rPr>
          <w:i/>
          <w:iCs/>
          <w:sz w:val="16"/>
          <w:szCs w:val="16"/>
          <w:lang w:val="es-ES"/>
        </w:rPr>
        <w:t>Square</w:t>
      </w:r>
      <w:proofErr w:type="spellEnd"/>
      <w:r w:rsidRPr="4AAC76C5">
        <w:rPr>
          <w:i/>
          <w:iCs/>
          <w:sz w:val="16"/>
          <w:szCs w:val="16"/>
          <w:lang w:val="es-ES"/>
        </w:rPr>
        <w:t xml:space="preserve"> </w:t>
      </w:r>
      <w:proofErr w:type="spellStart"/>
      <w:r w:rsidRPr="4AAC76C5">
        <w:rPr>
          <w:i/>
          <w:iCs/>
          <w:sz w:val="16"/>
          <w:szCs w:val="16"/>
          <w:lang w:val="es-ES"/>
        </w:rPr>
        <w:t>Method</w:t>
      </w:r>
      <w:proofErr w:type="spellEnd"/>
      <w:r w:rsidRPr="4AAC76C5">
        <w:rPr>
          <w:sz w:val="16"/>
          <w:szCs w:val="16"/>
          <w:lang w:val="es-ES"/>
        </w:rPr>
        <w:t xml:space="preserve"> (Método de mínimos cuadrados para la comparación), </w:t>
      </w:r>
      <w:proofErr w:type="spellStart"/>
      <w:r w:rsidRPr="4AAC76C5">
        <w:rPr>
          <w:sz w:val="16"/>
          <w:szCs w:val="16"/>
          <w:lang w:val="es-ES"/>
        </w:rPr>
        <w:t>WLSm-</w:t>
      </w:r>
      <w:r w:rsidRPr="4AAC76C5">
        <w:rPr>
          <w:i/>
          <w:iCs/>
          <w:sz w:val="16"/>
          <w:szCs w:val="16"/>
          <w:lang w:val="es-ES"/>
        </w:rPr>
        <w:t>Weighted</w:t>
      </w:r>
      <w:proofErr w:type="spellEnd"/>
      <w:r w:rsidRPr="4AAC76C5">
        <w:rPr>
          <w:i/>
          <w:iCs/>
          <w:sz w:val="16"/>
          <w:szCs w:val="16"/>
          <w:lang w:val="es-ES"/>
        </w:rPr>
        <w:t xml:space="preserve"> </w:t>
      </w:r>
      <w:proofErr w:type="spellStart"/>
      <w:r w:rsidRPr="4AAC76C5">
        <w:rPr>
          <w:i/>
          <w:iCs/>
          <w:sz w:val="16"/>
          <w:szCs w:val="16"/>
          <w:lang w:val="es-ES"/>
        </w:rPr>
        <w:t>Least</w:t>
      </w:r>
      <w:proofErr w:type="spellEnd"/>
      <w:r w:rsidRPr="4AAC76C5">
        <w:rPr>
          <w:i/>
          <w:iCs/>
          <w:sz w:val="16"/>
          <w:szCs w:val="16"/>
          <w:lang w:val="es-ES"/>
        </w:rPr>
        <w:t xml:space="preserve"> </w:t>
      </w:r>
      <w:proofErr w:type="spellStart"/>
      <w:r w:rsidRPr="4AAC76C5">
        <w:rPr>
          <w:i/>
          <w:iCs/>
          <w:sz w:val="16"/>
          <w:szCs w:val="16"/>
          <w:lang w:val="es-ES"/>
        </w:rPr>
        <w:t>Square</w:t>
      </w:r>
      <w:proofErr w:type="spellEnd"/>
      <w:r w:rsidRPr="4AAC76C5">
        <w:rPr>
          <w:i/>
          <w:iCs/>
          <w:sz w:val="16"/>
          <w:szCs w:val="16"/>
          <w:lang w:val="es-ES"/>
        </w:rPr>
        <w:t xml:space="preserve"> </w:t>
      </w:r>
      <w:proofErr w:type="spellStart"/>
      <w:r w:rsidRPr="4AAC76C5">
        <w:rPr>
          <w:i/>
          <w:iCs/>
          <w:sz w:val="16"/>
          <w:szCs w:val="16"/>
          <w:lang w:val="es-ES"/>
        </w:rPr>
        <w:t>Method</w:t>
      </w:r>
      <w:proofErr w:type="spellEnd"/>
      <w:r w:rsidRPr="4AAC76C5">
        <w:rPr>
          <w:sz w:val="16"/>
          <w:szCs w:val="16"/>
          <w:lang w:val="es-ES"/>
        </w:rPr>
        <w:t xml:space="preserve"> (Método de mínimos cuadrados ponderados para la comparación).</w:t>
      </w:r>
    </w:p>
    <w:p w14:paraId="0000012B" w14:textId="77777777" w:rsidR="00184BD9" w:rsidRPr="006B160B" w:rsidRDefault="00184BD9" w:rsidP="4AAC76C5">
      <w:pPr>
        <w:jc w:val="center"/>
        <w:rPr>
          <w:color w:val="0000FF"/>
          <w:lang w:val="es-ES"/>
        </w:rPr>
      </w:pPr>
    </w:p>
    <w:p w14:paraId="0000012C" w14:textId="77777777" w:rsidR="00184BD9" w:rsidRPr="006B160B" w:rsidRDefault="00184BD9" w:rsidP="4AAC76C5">
      <w:pPr>
        <w:jc w:val="center"/>
        <w:rPr>
          <w:lang w:val="es-ES"/>
        </w:rPr>
      </w:pPr>
    </w:p>
    <w:p w14:paraId="0000012D" w14:textId="07016ACC" w:rsidR="00184BD9" w:rsidRPr="006B160B" w:rsidRDefault="648294AF" w:rsidP="170CE702">
      <w:pPr>
        <w:ind w:firstLine="720"/>
        <w:rPr>
          <w:lang w:val="es-ES"/>
        </w:rPr>
      </w:pPr>
      <w:r w:rsidRPr="170CE702">
        <w:rPr>
          <w:lang w:val="es-ES"/>
        </w:rPr>
        <w:t xml:space="preserve">El proceso de resolución del problema de localización de la señal tiene lugar minimizando los errores alcanzados. Estos errores no son cometidos por los métodos, sino </w:t>
      </w:r>
      <w:proofErr w:type="gramStart"/>
      <w:r w:rsidRPr="170CE702">
        <w:rPr>
          <w:lang w:val="es-ES"/>
        </w:rPr>
        <w:t>que</w:t>
      </w:r>
      <w:proofErr w:type="gramEnd"/>
      <w:r w:rsidRPr="170CE702">
        <w:rPr>
          <w:lang w:val="es-ES"/>
        </w:rPr>
        <w:t xml:space="preserve"> están presentes en los datos. El error medio global generado por los modelos geométricos y los métodos numéricos durante los experimentos se presenta en la </w:t>
      </w:r>
      <w:r w:rsidR="00F150BE" w:rsidRPr="4AAC76C5">
        <w:rPr>
          <w:lang w:val="es-ES"/>
        </w:rPr>
        <w:fldChar w:fldCharType="begin"/>
      </w:r>
      <w:r w:rsidR="00F150BE" w:rsidRPr="4AAC76C5">
        <w:rPr>
          <w:lang w:val="es-ES"/>
        </w:rPr>
        <w:instrText xml:space="preserve"> REF _Ref129560968 \h </w:instrText>
      </w:r>
      <w:r w:rsidR="00F150BE" w:rsidRPr="4AAC76C5">
        <w:rPr>
          <w:lang w:val="es-ES"/>
        </w:rPr>
      </w:r>
      <w:r w:rsidR="00F150BE" w:rsidRPr="4AAC76C5">
        <w:rPr>
          <w:lang w:val="es-ES"/>
        </w:rPr>
        <w:fldChar w:fldCharType="separate"/>
      </w:r>
      <w:r w:rsidR="1B8CFB46">
        <w:t xml:space="preserve">Tabla </w:t>
      </w:r>
      <w:r w:rsidR="1B8CFB46">
        <w:rPr>
          <w:noProof/>
        </w:rPr>
        <w:t>2</w:t>
      </w:r>
      <w:r w:rsidR="00F150BE" w:rsidRPr="4AAC76C5">
        <w:rPr>
          <w:lang w:val="es-ES"/>
        </w:rPr>
        <w:fldChar w:fldCharType="end"/>
      </w:r>
      <w:r w:rsidRPr="170CE702">
        <w:rPr>
          <w:lang w:val="es-ES"/>
        </w:rPr>
        <w:t>. En esta tabla los modelos geométricos presentan mejores resultados.</w:t>
      </w:r>
    </w:p>
    <w:p w14:paraId="0000012E" w14:textId="77777777" w:rsidR="00184BD9" w:rsidRPr="006B160B" w:rsidRDefault="00184BD9" w:rsidP="4AAC76C5">
      <w:pPr>
        <w:ind w:firstLine="141"/>
        <w:jc w:val="left"/>
        <w:rPr>
          <w:sz w:val="20"/>
          <w:szCs w:val="20"/>
          <w:lang w:val="es-ES"/>
        </w:rPr>
      </w:pPr>
    </w:p>
    <w:p w14:paraId="3E24DCFD" w14:textId="7EA891BB" w:rsidR="00333F02" w:rsidRDefault="4FCFBD76" w:rsidP="5B0BC201">
      <w:pPr>
        <w:pStyle w:val="Legenda"/>
        <w:keepNext/>
        <w:ind w:firstLine="141"/>
        <w:jc w:val="left"/>
        <w:rPr>
          <w:b/>
          <w:bCs/>
          <w:color w:val="0000FF"/>
          <w:lang w:val="es-ES"/>
        </w:rPr>
      </w:pPr>
      <w:bookmarkStart w:id="146" w:name="_Ref129560968"/>
      <w:bookmarkStart w:id="147" w:name="_Toc132237460"/>
      <w:r>
        <w:t xml:space="preserve">Tabla </w:t>
      </w:r>
      <w:fldSimple w:instr=" SEQ Tabla \* ARABIC ">
        <w:ins w:id="148" w:author="ecacarva" w:date="2023-04-13T00:10:00Z">
          <w:r w:rsidR="00372D6C">
            <w:rPr>
              <w:noProof/>
            </w:rPr>
            <w:t>3</w:t>
          </w:r>
        </w:ins>
        <w:del w:id="149" w:author="ecacarva" w:date="2023-04-13T00:10:00Z">
          <w:r w:rsidR="54638977" w:rsidRPr="5B0BC201" w:rsidDel="00372D6C">
            <w:rPr>
              <w:noProof/>
            </w:rPr>
            <w:delText>2</w:delText>
          </w:r>
        </w:del>
      </w:fldSimple>
      <w:bookmarkEnd w:id="146"/>
      <w:r>
        <w:t xml:space="preserve">. </w:t>
      </w:r>
      <w:proofErr w:type="spellStart"/>
      <w:r>
        <w:t>Errores</w:t>
      </w:r>
      <w:proofErr w:type="spellEnd"/>
      <w:r>
        <w:t xml:space="preserve"> médios </w:t>
      </w:r>
      <w:proofErr w:type="spellStart"/>
      <w:r>
        <w:t>globales</w:t>
      </w:r>
      <w:proofErr w:type="spellEnd"/>
      <w:r>
        <w:t xml:space="preserve"> (Modelos geométricos </w:t>
      </w:r>
      <w:proofErr w:type="spellStart"/>
      <w:r>
        <w:t>vs</w:t>
      </w:r>
      <w:proofErr w:type="spellEnd"/>
      <w:r>
        <w:t xml:space="preserve"> Métodos numéricos)</w:t>
      </w:r>
      <w:bookmarkEnd w:id="147"/>
    </w:p>
    <w:p w14:paraId="00000130" w14:textId="77777777" w:rsidR="00184BD9" w:rsidRPr="006B160B" w:rsidRDefault="00F150BE" w:rsidP="4AAC76C5">
      <w:pPr>
        <w:rPr>
          <w:lang w:val="es-ES"/>
        </w:rPr>
      </w:pPr>
      <w:r w:rsidRPr="0048375A">
        <w:rPr>
          <w:noProof/>
          <w:lang w:eastAsia="pt-BR"/>
        </w:rPr>
        <w:drawing>
          <wp:inline distT="114300" distB="114300" distL="114300" distR="114300" wp14:anchorId="6EBDB9B6" wp14:editId="07777777">
            <wp:extent cx="5400675" cy="109946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t="16957"/>
                    <a:stretch>
                      <a:fillRect/>
                    </a:stretch>
                  </pic:blipFill>
                  <pic:spPr>
                    <a:xfrm>
                      <a:off x="0" y="0"/>
                      <a:ext cx="5400675" cy="1099468"/>
                    </a:xfrm>
                    <a:prstGeom prst="rect">
                      <a:avLst/>
                    </a:prstGeom>
                    <a:ln/>
                  </pic:spPr>
                </pic:pic>
              </a:graphicData>
            </a:graphic>
          </wp:inline>
        </w:drawing>
      </w:r>
    </w:p>
    <w:p w14:paraId="00000131" w14:textId="5D0F49B7" w:rsidR="00184BD9" w:rsidRPr="006B160B" w:rsidRDefault="648294AF" w:rsidP="170CE702">
      <w:pPr>
        <w:ind w:firstLine="720"/>
        <w:rPr>
          <w:lang w:val="es-ES"/>
        </w:rPr>
      </w:pPr>
      <w:r w:rsidRPr="170CE702">
        <w:rPr>
          <w:lang w:val="es-ES"/>
        </w:rPr>
        <w:t xml:space="preserve">La variabilidad efectiva del error, una medida que permite analizar lo sensible que es un método a la variación de la calidad de los datos, se calcula mediante la media aritmética de la desviación estándar de los errores cometidos en el eje </w:t>
      </w:r>
      <w:r w:rsidRPr="4AAC76C5">
        <w:rPr>
          <w:i/>
          <w:iCs/>
          <w:lang w:val="es-ES"/>
        </w:rPr>
        <w:t>x</w:t>
      </w:r>
      <w:r w:rsidRPr="170CE702">
        <w:rPr>
          <w:lang w:val="es-ES"/>
        </w:rPr>
        <w:t xml:space="preserve">, en el eje </w:t>
      </w:r>
      <w:r w:rsidRPr="4AAC76C5">
        <w:rPr>
          <w:i/>
          <w:iCs/>
          <w:lang w:val="es-ES"/>
        </w:rPr>
        <w:t>y</w:t>
      </w:r>
      <w:r w:rsidRPr="170CE702">
        <w:rPr>
          <w:lang w:val="es-ES"/>
        </w:rPr>
        <w:t xml:space="preserve"> </w:t>
      </w:r>
      <w:proofErr w:type="spellStart"/>
      <w:r w:rsidRPr="170CE702">
        <w:rPr>
          <w:lang w:val="es-ES"/>
        </w:rPr>
        <w:t>y</w:t>
      </w:r>
      <w:proofErr w:type="spellEnd"/>
      <w:r w:rsidRPr="170CE702">
        <w:rPr>
          <w:lang w:val="es-ES"/>
        </w:rPr>
        <w:t xml:space="preserve"> en la distancia. Esta medida muestra lo cerca que está un método de la solución exacta cuando se ejecuta con datos con errores. Los valores de variabilidad efectiva </w:t>
      </w:r>
      <w:proofErr w:type="gramStart"/>
      <w:r w:rsidRPr="170CE702">
        <w:rPr>
          <w:lang w:val="es-ES"/>
        </w:rPr>
        <w:t>del error más pequeños</w:t>
      </w:r>
      <w:proofErr w:type="gramEnd"/>
      <w:r w:rsidRPr="170CE702">
        <w:rPr>
          <w:lang w:val="es-ES"/>
        </w:rPr>
        <w:t xml:space="preserve"> indican una menor sensibilidad a los errores en los datos y, por tanto, la generación de resultados más precisos. La </w:t>
      </w:r>
      <w:r w:rsidR="00F150BE" w:rsidRPr="4AAC76C5">
        <w:rPr>
          <w:lang w:val="es-ES"/>
        </w:rPr>
        <w:fldChar w:fldCharType="begin"/>
      </w:r>
      <w:r w:rsidR="00F150BE" w:rsidRPr="4AAC76C5">
        <w:rPr>
          <w:lang w:val="es-ES"/>
        </w:rPr>
        <w:instrText xml:space="preserve"> REF _Ref129561004 \h </w:instrText>
      </w:r>
      <w:r w:rsidR="00F150BE" w:rsidRPr="4AAC76C5">
        <w:rPr>
          <w:lang w:val="es-ES"/>
        </w:rPr>
      </w:r>
      <w:r w:rsidR="00F150BE" w:rsidRPr="4AAC76C5">
        <w:rPr>
          <w:lang w:val="es-ES"/>
        </w:rPr>
        <w:fldChar w:fldCharType="separate"/>
      </w:r>
      <w:r w:rsidR="1B8CFB46">
        <w:t xml:space="preserve">Tabla </w:t>
      </w:r>
      <w:r w:rsidR="1B8CFB46" w:rsidRPr="170CE702">
        <w:rPr>
          <w:noProof/>
        </w:rPr>
        <w:t>3</w:t>
      </w:r>
      <w:r w:rsidR="00F150BE" w:rsidRPr="4AAC76C5">
        <w:rPr>
          <w:lang w:val="es-ES"/>
        </w:rPr>
        <w:fldChar w:fldCharType="end"/>
      </w:r>
      <w:r w:rsidRPr="170CE702">
        <w:rPr>
          <w:lang w:val="es-ES"/>
        </w:rPr>
        <w:t xml:space="preserve"> presenta esta medida para los modelos geométricos estudiados indicando mejores resultados para los modelos geométricos, con énfasis en el TLI que demostró mayor capacidad para procesar datos con errores.</w:t>
      </w:r>
    </w:p>
    <w:p w14:paraId="2F15C105" w14:textId="4B8688FD" w:rsidR="00333F02" w:rsidRDefault="197A6C39" w:rsidP="5B0BC201">
      <w:pPr>
        <w:pStyle w:val="Legenda"/>
        <w:keepNext/>
        <w:ind w:firstLine="141"/>
        <w:jc w:val="left"/>
      </w:pPr>
      <w:bookmarkStart w:id="150" w:name="_Ref129561004"/>
      <w:bookmarkStart w:id="151" w:name="_Toc132237461"/>
      <w:r>
        <w:t xml:space="preserve">Tabla </w:t>
      </w:r>
      <w:fldSimple w:instr=" SEQ Tabla \* ARABIC ">
        <w:ins w:id="152" w:author="ecacarva" w:date="2023-04-13T00:10:00Z">
          <w:r w:rsidR="00372D6C">
            <w:rPr>
              <w:noProof/>
            </w:rPr>
            <w:t>4</w:t>
          </w:r>
        </w:ins>
        <w:del w:id="153" w:author="ecacarva" w:date="2023-04-13T00:10:00Z">
          <w:r w:rsidR="6E808342" w:rsidRPr="5B0BC201" w:rsidDel="00372D6C">
            <w:rPr>
              <w:noProof/>
            </w:rPr>
            <w:delText>3</w:delText>
          </w:r>
        </w:del>
      </w:fldSimple>
      <w:bookmarkEnd w:id="150"/>
      <w:r>
        <w:t xml:space="preserve">. </w:t>
      </w:r>
      <w:proofErr w:type="spellStart"/>
      <w:r>
        <w:t>Desviación</w:t>
      </w:r>
      <w:proofErr w:type="spellEnd"/>
      <w:r>
        <w:t xml:space="preserve"> </w:t>
      </w:r>
      <w:proofErr w:type="spellStart"/>
      <w:r>
        <w:t>estândar</w:t>
      </w:r>
      <w:proofErr w:type="spellEnd"/>
      <w:r>
        <w:t xml:space="preserve"> de </w:t>
      </w:r>
      <w:proofErr w:type="spellStart"/>
      <w:r>
        <w:t>los</w:t>
      </w:r>
      <w:proofErr w:type="spellEnd"/>
      <w:r>
        <w:t xml:space="preserve"> </w:t>
      </w:r>
      <w:proofErr w:type="spellStart"/>
      <w:r>
        <w:t>errores</w:t>
      </w:r>
      <w:bookmarkEnd w:id="151"/>
      <w:proofErr w:type="spellEnd"/>
    </w:p>
    <w:p w14:paraId="00000133" w14:textId="77777777" w:rsidR="00184BD9" w:rsidRPr="006B160B" w:rsidRDefault="00F150BE" w:rsidP="4AAC76C5">
      <w:pPr>
        <w:spacing w:line="240" w:lineRule="auto"/>
        <w:jc w:val="center"/>
        <w:rPr>
          <w:lang w:val="es-ES"/>
        </w:rPr>
      </w:pPr>
      <w:r w:rsidRPr="0048375A">
        <w:rPr>
          <w:noProof/>
          <w:lang w:eastAsia="pt-BR"/>
        </w:rPr>
        <w:drawing>
          <wp:inline distT="114300" distB="114300" distL="114300" distR="114300" wp14:anchorId="01837648" wp14:editId="07777777">
            <wp:extent cx="3543300" cy="314213"/>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t="36560"/>
                    <a:stretch>
                      <a:fillRect/>
                    </a:stretch>
                  </pic:blipFill>
                  <pic:spPr>
                    <a:xfrm>
                      <a:off x="0" y="0"/>
                      <a:ext cx="3543300" cy="314213"/>
                    </a:xfrm>
                    <a:prstGeom prst="rect">
                      <a:avLst/>
                    </a:prstGeom>
                    <a:ln/>
                  </pic:spPr>
                </pic:pic>
              </a:graphicData>
            </a:graphic>
          </wp:inline>
        </w:drawing>
      </w:r>
    </w:p>
    <w:p w14:paraId="00000134" w14:textId="77777777" w:rsidR="00184BD9" w:rsidRPr="006B160B" w:rsidRDefault="00F150BE" w:rsidP="4AAC76C5">
      <w:pPr>
        <w:spacing w:line="240" w:lineRule="auto"/>
        <w:jc w:val="center"/>
        <w:rPr>
          <w:lang w:val="es-ES"/>
        </w:rPr>
      </w:pPr>
      <w:r w:rsidRPr="4AAC76C5">
        <w:rPr>
          <w:lang w:val="es-ES"/>
        </w:rPr>
        <w:t xml:space="preserve">    </w:t>
      </w:r>
      <w:r w:rsidRPr="0048375A">
        <w:rPr>
          <w:noProof/>
          <w:lang w:eastAsia="pt-BR"/>
        </w:rPr>
        <w:drawing>
          <wp:inline distT="114300" distB="114300" distL="114300" distR="114300" wp14:anchorId="387FF22B" wp14:editId="07777777">
            <wp:extent cx="3382463" cy="229956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382463" cy="2299565"/>
                    </a:xfrm>
                    <a:prstGeom prst="rect">
                      <a:avLst/>
                    </a:prstGeom>
                    <a:ln/>
                  </pic:spPr>
                </pic:pic>
              </a:graphicData>
            </a:graphic>
          </wp:inline>
        </w:drawing>
      </w:r>
    </w:p>
    <w:p w14:paraId="00000135" w14:textId="77777777" w:rsidR="00184BD9" w:rsidRPr="006B160B" w:rsidRDefault="00184BD9" w:rsidP="4AAC76C5">
      <w:pPr>
        <w:rPr>
          <w:lang w:val="es-ES"/>
        </w:rPr>
      </w:pPr>
    </w:p>
    <w:p w14:paraId="00000136" w14:textId="59F2E646" w:rsidR="00184BD9" w:rsidRPr="006B160B" w:rsidRDefault="648294AF" w:rsidP="170CE702">
      <w:pPr>
        <w:ind w:firstLine="720"/>
        <w:rPr>
          <w:lang w:val="es-ES"/>
        </w:rPr>
      </w:pPr>
      <w:r w:rsidRPr="170CE702">
        <w:rPr>
          <w:lang w:val="es-ES"/>
        </w:rPr>
        <w:t>Los resultados de los experimentos pueden verse en la</w:t>
      </w:r>
      <w:r w:rsidR="2E137971" w:rsidRPr="170CE702">
        <w:rPr>
          <w:lang w:val="es-ES"/>
        </w:rPr>
        <w:t xml:space="preserve"> </w:t>
      </w:r>
      <w:r w:rsidR="00F150BE" w:rsidRPr="4AAC76C5">
        <w:rPr>
          <w:lang w:val="es-ES"/>
        </w:rPr>
        <w:fldChar w:fldCharType="begin"/>
      </w:r>
      <w:r w:rsidR="00F150BE" w:rsidRPr="4AAC76C5">
        <w:rPr>
          <w:lang w:val="es-ES"/>
        </w:rPr>
        <w:instrText xml:space="preserve"> REF _Ref129561282 \h </w:instrText>
      </w:r>
      <w:r w:rsidR="00F150BE" w:rsidRPr="4AAC76C5">
        <w:rPr>
          <w:lang w:val="es-ES"/>
        </w:rPr>
      </w:r>
      <w:r w:rsidR="00F150BE" w:rsidRPr="4AAC76C5">
        <w:rPr>
          <w:lang w:val="es-ES"/>
        </w:rPr>
        <w:fldChar w:fldCharType="separate"/>
      </w:r>
      <w:r w:rsidR="2E137971">
        <w:t xml:space="preserve">Figura </w:t>
      </w:r>
      <w:r w:rsidR="2E137971">
        <w:rPr>
          <w:noProof/>
        </w:rPr>
        <w:t>4</w:t>
      </w:r>
      <w:r w:rsidR="00F150BE" w:rsidRPr="4AAC76C5">
        <w:rPr>
          <w:lang w:val="es-ES"/>
        </w:rPr>
        <w:fldChar w:fldCharType="end"/>
      </w:r>
      <w:r w:rsidR="2E137971" w:rsidRPr="170CE702">
        <w:rPr>
          <w:lang w:val="es-ES"/>
        </w:rPr>
        <w:t xml:space="preserve">, </w:t>
      </w:r>
      <w:r w:rsidR="00F150BE" w:rsidRPr="4AAC76C5">
        <w:rPr>
          <w:lang w:val="es-ES"/>
        </w:rPr>
        <w:fldChar w:fldCharType="begin"/>
      </w:r>
      <w:r w:rsidR="00F150BE" w:rsidRPr="4AAC76C5">
        <w:rPr>
          <w:lang w:val="es-ES"/>
        </w:rPr>
        <w:instrText xml:space="preserve"> REF _Ref129561336 \h </w:instrText>
      </w:r>
      <w:r w:rsidR="00F150BE" w:rsidRPr="4AAC76C5">
        <w:rPr>
          <w:lang w:val="es-ES"/>
        </w:rPr>
      </w:r>
      <w:r w:rsidR="00F150BE" w:rsidRPr="4AAC76C5">
        <w:rPr>
          <w:lang w:val="es-ES"/>
        </w:rPr>
        <w:fldChar w:fldCharType="separate"/>
      </w:r>
      <w:r w:rsidR="2E137971">
        <w:t xml:space="preserve">Figura </w:t>
      </w:r>
      <w:r w:rsidR="2E137971">
        <w:rPr>
          <w:noProof/>
        </w:rPr>
        <w:t>5</w:t>
      </w:r>
      <w:r w:rsidR="00F150BE" w:rsidRPr="4AAC76C5">
        <w:rPr>
          <w:lang w:val="es-ES"/>
        </w:rPr>
        <w:fldChar w:fldCharType="end"/>
      </w:r>
      <w:r w:rsidR="503EC57D" w:rsidRPr="170CE702">
        <w:rPr>
          <w:lang w:val="es-ES"/>
        </w:rPr>
        <w:t xml:space="preserve"> y</w:t>
      </w:r>
      <w:r w:rsidR="2E137971" w:rsidRPr="170CE702">
        <w:rPr>
          <w:lang w:val="es-ES"/>
        </w:rPr>
        <w:t xml:space="preserve"> </w:t>
      </w:r>
      <w:r w:rsidR="00F150BE" w:rsidRPr="4AAC76C5">
        <w:rPr>
          <w:lang w:val="es-ES"/>
        </w:rPr>
        <w:fldChar w:fldCharType="begin"/>
      </w:r>
      <w:r w:rsidR="00F150BE" w:rsidRPr="4AAC76C5">
        <w:rPr>
          <w:lang w:val="es-ES"/>
        </w:rPr>
        <w:instrText xml:space="preserve"> REF _Ref129561338 \h </w:instrText>
      </w:r>
      <w:r w:rsidR="00F150BE" w:rsidRPr="4AAC76C5">
        <w:rPr>
          <w:lang w:val="es-ES"/>
        </w:rPr>
      </w:r>
      <w:r w:rsidR="00F150BE" w:rsidRPr="4AAC76C5">
        <w:rPr>
          <w:lang w:val="es-ES"/>
        </w:rPr>
        <w:fldChar w:fldCharType="separate"/>
      </w:r>
      <w:r w:rsidR="2E137971">
        <w:t xml:space="preserve">Figura </w:t>
      </w:r>
      <w:r w:rsidR="2E137971">
        <w:rPr>
          <w:noProof/>
        </w:rPr>
        <w:t>6</w:t>
      </w:r>
      <w:r w:rsidR="00F150BE" w:rsidRPr="4AAC76C5">
        <w:rPr>
          <w:lang w:val="es-ES"/>
        </w:rPr>
        <w:fldChar w:fldCharType="end"/>
      </w:r>
      <w:r w:rsidRPr="170CE702">
        <w:rPr>
          <w:lang w:val="es-ES"/>
        </w:rPr>
        <w:t xml:space="preserve">, donde se presentan, respectivamente, el peor caso, el caso intermedio y el peor caso. </w:t>
      </w:r>
      <w:r w:rsidRPr="170CE702">
        <w:rPr>
          <w:lang w:val="es-ES"/>
        </w:rPr>
        <w:lastRenderedPageBreak/>
        <w:t xml:space="preserve">En todas las situaciones, los modelos geométricos presentaron resultados más eficaces en comparación con los métodos numéricos. Las líneas circulares y punteadas azules representan receptores/emisores que sufrieron graves interferencias y generaron datos con errores. </w:t>
      </w:r>
    </w:p>
    <w:p w14:paraId="00000137" w14:textId="77777777" w:rsidR="00184BD9" w:rsidRPr="006B160B" w:rsidRDefault="00184BD9" w:rsidP="4AAC76C5">
      <w:pPr>
        <w:ind w:firstLine="720"/>
        <w:rPr>
          <w:lang w:val="es-ES"/>
        </w:rPr>
      </w:pPr>
    </w:p>
    <w:p w14:paraId="1F057D7A" w14:textId="77777777" w:rsidR="00C950E4" w:rsidRDefault="648294AF" w:rsidP="4AAC76C5">
      <w:pPr>
        <w:keepNext/>
        <w:jc w:val="center"/>
      </w:pPr>
      <w:r>
        <w:rPr>
          <w:noProof/>
          <w:lang w:eastAsia="pt-BR"/>
        </w:rPr>
        <w:drawing>
          <wp:inline distT="0" distB="0" distL="0" distR="0" wp14:anchorId="7B5A4E69" wp14:editId="5B13B7B7">
            <wp:extent cx="2449133" cy="2039392"/>
            <wp:effectExtent l="25400" t="25400" r="25400" b="25400"/>
            <wp:docPr id="9"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18">
                      <a:extLst>
                        <a:ext uri="{28A0092B-C50C-407E-A947-70E740481C1C}">
                          <a14:useLocalDpi xmlns:a14="http://schemas.microsoft.com/office/drawing/2010/main" val="0"/>
                        </a:ext>
                      </a:extLst>
                    </a:blip>
                    <a:srcRect b="15024"/>
                    <a:stretch>
                      <a:fillRect/>
                    </a:stretch>
                  </pic:blipFill>
                  <pic:spPr>
                    <a:xfrm>
                      <a:off x="0" y="0"/>
                      <a:ext cx="2449133" cy="2039392"/>
                    </a:xfrm>
                    <a:prstGeom prst="rect">
                      <a:avLst/>
                    </a:prstGeom>
                    <a:ln w="25400">
                      <a:solidFill>
                        <a:schemeClr val="tx1"/>
                      </a:solidFill>
                      <a:prstDash val="solid"/>
                    </a:ln>
                  </pic:spPr>
                </pic:pic>
              </a:graphicData>
            </a:graphic>
          </wp:inline>
        </w:drawing>
      </w:r>
    </w:p>
    <w:p w14:paraId="0000013A" w14:textId="37C3C703" w:rsidR="00184BD9" w:rsidRPr="006B160B" w:rsidRDefault="0E6DB1A7" w:rsidP="4AAC76C5">
      <w:pPr>
        <w:pStyle w:val="Legenda"/>
        <w:jc w:val="center"/>
        <w:rPr>
          <w:lang w:val="es-ES"/>
        </w:rPr>
      </w:pPr>
      <w:bookmarkStart w:id="154" w:name="_Ref129561282"/>
      <w:bookmarkStart w:id="155" w:name="_Toc132237200"/>
      <w:r>
        <w:t xml:space="preserve">Figura </w:t>
      </w:r>
      <w:r w:rsidR="00F150BE" w:rsidRPr="4AAC76C5">
        <w:rPr>
          <w:i w:val="0"/>
          <w:iCs w:val="0"/>
        </w:rPr>
        <w:fldChar w:fldCharType="begin"/>
      </w:r>
      <w:r w:rsidR="00F150BE">
        <w:instrText xml:space="preserve"> SEQ Figura \* ARABIC </w:instrText>
      </w:r>
      <w:r w:rsidR="00F150BE" w:rsidRPr="4AAC76C5">
        <w:rPr>
          <w:i w:val="0"/>
          <w:iCs w:val="0"/>
        </w:rPr>
        <w:fldChar w:fldCharType="separate"/>
      </w:r>
      <w:ins w:id="156" w:author="ecacarva" w:date="2023-04-13T00:12:00Z">
        <w:r w:rsidR="008D1B5C">
          <w:rPr>
            <w:noProof/>
          </w:rPr>
          <w:t>5</w:t>
        </w:r>
      </w:ins>
      <w:del w:id="157" w:author="ecacarva" w:date="2023-04-13T00:12:00Z">
        <w:r w:rsidR="7DE28814" w:rsidRPr="4AAC76C5" w:rsidDel="008D1B5C">
          <w:rPr>
            <w:noProof/>
          </w:rPr>
          <w:delText>4</w:delText>
        </w:r>
      </w:del>
      <w:r w:rsidR="00F150BE" w:rsidRPr="4AAC76C5">
        <w:rPr>
          <w:i w:val="0"/>
          <w:iCs w:val="0"/>
        </w:rPr>
        <w:fldChar w:fldCharType="end"/>
      </w:r>
      <w:bookmarkEnd w:id="154"/>
      <w:r>
        <w:t xml:space="preserve">. Resultados </w:t>
      </w:r>
      <w:proofErr w:type="spellStart"/>
      <w:r>
        <w:t>experimentales</w:t>
      </w:r>
      <w:proofErr w:type="spellEnd"/>
      <w:r>
        <w:t xml:space="preserve"> para </w:t>
      </w:r>
      <w:proofErr w:type="spellStart"/>
      <w:r>
        <w:t>el</w:t>
      </w:r>
      <w:proofErr w:type="spellEnd"/>
      <w:r>
        <w:t xml:space="preserve"> </w:t>
      </w:r>
      <w:proofErr w:type="spellStart"/>
      <w:r>
        <w:t>peor</w:t>
      </w:r>
      <w:proofErr w:type="spellEnd"/>
      <w:r>
        <w:t xml:space="preserve"> caso</w:t>
      </w:r>
      <w:bookmarkEnd w:id="155"/>
    </w:p>
    <w:p w14:paraId="0000013B" w14:textId="77777777" w:rsidR="00184BD9" w:rsidRPr="006B160B" w:rsidRDefault="00184BD9" w:rsidP="4AAC76C5">
      <w:pPr>
        <w:jc w:val="center"/>
        <w:rPr>
          <w:lang w:val="es-ES"/>
        </w:rPr>
      </w:pPr>
    </w:p>
    <w:p w14:paraId="2748662E" w14:textId="77777777" w:rsidR="00841E4F" w:rsidRDefault="00F150BE" w:rsidP="4AAC76C5">
      <w:pPr>
        <w:keepNext/>
        <w:jc w:val="center"/>
      </w:pPr>
      <w:r>
        <w:rPr>
          <w:noProof/>
          <w:lang w:eastAsia="pt-BR"/>
        </w:rPr>
        <w:drawing>
          <wp:inline distT="0" distB="0" distL="0" distR="0" wp14:anchorId="7EEE38AE" wp14:editId="5412E739">
            <wp:extent cx="2394113" cy="2442972"/>
            <wp:effectExtent l="25400" t="25400" r="25400" b="25400"/>
            <wp:docPr id="1"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19">
                      <a:extLst>
                        <a:ext uri="{28A0092B-C50C-407E-A947-70E740481C1C}">
                          <a14:useLocalDpi xmlns:a14="http://schemas.microsoft.com/office/drawing/2010/main" val="0"/>
                        </a:ext>
                      </a:extLst>
                    </a:blip>
                    <a:stretch>
                      <a:fillRect/>
                    </a:stretch>
                  </pic:blipFill>
                  <pic:spPr>
                    <a:xfrm>
                      <a:off x="0" y="0"/>
                      <a:ext cx="2394113" cy="2442972"/>
                    </a:xfrm>
                    <a:prstGeom prst="rect">
                      <a:avLst/>
                    </a:prstGeom>
                    <a:ln w="25400">
                      <a:solidFill>
                        <a:schemeClr val="tx1"/>
                      </a:solidFill>
                      <a:prstDash val="solid"/>
                    </a:ln>
                  </pic:spPr>
                </pic:pic>
              </a:graphicData>
            </a:graphic>
          </wp:inline>
        </w:drawing>
      </w:r>
    </w:p>
    <w:p w14:paraId="0000013C" w14:textId="2DE78792" w:rsidR="00184BD9" w:rsidRPr="006B160B" w:rsidRDefault="49ED5934" w:rsidP="5B0BC201">
      <w:pPr>
        <w:pStyle w:val="Legenda"/>
        <w:jc w:val="center"/>
        <w:rPr>
          <w:lang w:val="es-ES"/>
        </w:rPr>
      </w:pPr>
      <w:bookmarkStart w:id="158" w:name="_Ref129561336"/>
      <w:bookmarkStart w:id="159" w:name="_Toc132237201"/>
      <w:r>
        <w:t xml:space="preserve">Figura </w:t>
      </w:r>
      <w:fldSimple w:instr=" SEQ Figura \* ARABIC ">
        <w:ins w:id="160" w:author="ecacarva" w:date="2023-04-13T00:12:00Z">
          <w:r w:rsidR="008D1B5C">
            <w:rPr>
              <w:noProof/>
            </w:rPr>
            <w:t>6</w:t>
          </w:r>
        </w:ins>
        <w:del w:id="161" w:author="ecacarva" w:date="2023-04-13T00:12:00Z">
          <w:r w:rsidR="29C9CEBD" w:rsidRPr="5B0BC201" w:rsidDel="008D1B5C">
            <w:rPr>
              <w:noProof/>
            </w:rPr>
            <w:delText>5</w:delText>
          </w:r>
        </w:del>
      </w:fldSimple>
      <w:bookmarkEnd w:id="158"/>
      <w:r>
        <w:t xml:space="preserve">. </w:t>
      </w:r>
      <w:r w:rsidRPr="5B0BC201">
        <w:rPr>
          <w:sz w:val="20"/>
          <w:szCs w:val="20"/>
          <w:lang w:val="es-ES"/>
        </w:rPr>
        <w:t>Resultados experimentales para el caso intermedio</w:t>
      </w:r>
      <w:bookmarkEnd w:id="159"/>
    </w:p>
    <w:p w14:paraId="0000013E" w14:textId="4D9A0E19" w:rsidR="00184BD9" w:rsidRPr="006B160B" w:rsidRDefault="00184BD9" w:rsidP="170CE702">
      <w:pPr>
        <w:jc w:val="center"/>
        <w:rPr>
          <w:sz w:val="20"/>
          <w:szCs w:val="20"/>
          <w:lang w:val="es-ES"/>
        </w:rPr>
      </w:pPr>
    </w:p>
    <w:p w14:paraId="20765AAC" w14:textId="77777777" w:rsidR="00841E4F" w:rsidRDefault="6F166E02" w:rsidP="5B0BC201">
      <w:pPr>
        <w:keepNext/>
        <w:jc w:val="center"/>
      </w:pPr>
      <w:r>
        <w:rPr>
          <w:noProof/>
          <w:lang w:eastAsia="pt-BR"/>
        </w:rPr>
        <w:lastRenderedPageBreak/>
        <w:drawing>
          <wp:inline distT="0" distB="0" distL="0" distR="0" wp14:anchorId="66EE5D76" wp14:editId="54D21816">
            <wp:extent cx="2363672" cy="2089770"/>
            <wp:effectExtent l="25400" t="25400" r="25400" b="25400"/>
            <wp:docPr id="17"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20">
                      <a:extLst>
                        <a:ext uri="{28A0092B-C50C-407E-A947-70E740481C1C}">
                          <a14:useLocalDpi xmlns:a14="http://schemas.microsoft.com/office/drawing/2010/main" val="0"/>
                        </a:ext>
                      </a:extLst>
                    </a:blip>
                    <a:stretch>
                      <a:fillRect/>
                    </a:stretch>
                  </pic:blipFill>
                  <pic:spPr>
                    <a:xfrm>
                      <a:off x="0" y="0"/>
                      <a:ext cx="2363672" cy="2089770"/>
                    </a:xfrm>
                    <a:prstGeom prst="rect">
                      <a:avLst/>
                    </a:prstGeom>
                    <a:ln w="25400">
                      <a:solidFill>
                        <a:schemeClr val="tx1"/>
                      </a:solidFill>
                      <a:prstDash val="solid"/>
                    </a:ln>
                  </pic:spPr>
                </pic:pic>
              </a:graphicData>
            </a:graphic>
          </wp:inline>
        </w:drawing>
      </w:r>
    </w:p>
    <w:p w14:paraId="0000013F" w14:textId="7B0CCFF1" w:rsidR="00184BD9" w:rsidRPr="006B160B" w:rsidRDefault="49ED5934" w:rsidP="5B0BC201">
      <w:pPr>
        <w:pStyle w:val="Legenda"/>
        <w:jc w:val="center"/>
        <w:rPr>
          <w:highlight w:val="black"/>
          <w:lang w:val="es-ES"/>
        </w:rPr>
      </w:pPr>
      <w:bookmarkStart w:id="162" w:name="_Ref129561338"/>
      <w:bookmarkStart w:id="163" w:name="_Toc132237202"/>
      <w:r>
        <w:t xml:space="preserve">Figura </w:t>
      </w:r>
      <w:fldSimple w:instr=" SEQ Figura \* ARABIC ">
        <w:ins w:id="164" w:author="ecacarva" w:date="2023-04-13T00:12:00Z">
          <w:r w:rsidR="008D1B5C">
            <w:rPr>
              <w:noProof/>
            </w:rPr>
            <w:t>7</w:t>
          </w:r>
        </w:ins>
        <w:del w:id="165" w:author="ecacarva" w:date="2023-04-13T00:12:00Z">
          <w:r w:rsidR="29C9CEBD" w:rsidRPr="5B0BC201" w:rsidDel="008D1B5C">
            <w:rPr>
              <w:noProof/>
            </w:rPr>
            <w:delText>6</w:delText>
          </w:r>
        </w:del>
      </w:fldSimple>
      <w:bookmarkEnd w:id="162"/>
      <w:r>
        <w:t xml:space="preserve">. </w:t>
      </w:r>
      <w:r w:rsidRPr="5B0BC201">
        <w:rPr>
          <w:sz w:val="20"/>
          <w:szCs w:val="20"/>
          <w:lang w:val="es-ES"/>
        </w:rPr>
        <w:t>Resultados experimentales para el mejor caso</w:t>
      </w:r>
      <w:bookmarkEnd w:id="163"/>
    </w:p>
    <w:p w14:paraId="00000141" w14:textId="2C90579E" w:rsidR="00184BD9" w:rsidRPr="006B160B" w:rsidRDefault="00184BD9" w:rsidP="170CE702">
      <w:pPr>
        <w:jc w:val="center"/>
        <w:rPr>
          <w:sz w:val="20"/>
          <w:szCs w:val="20"/>
          <w:lang w:val="es-ES"/>
        </w:rPr>
      </w:pPr>
    </w:p>
    <w:p w14:paraId="00000142" w14:textId="77777777" w:rsidR="00184BD9" w:rsidRPr="006B160B" w:rsidRDefault="648294AF" w:rsidP="170CE702">
      <w:pPr>
        <w:ind w:firstLine="720"/>
        <w:rPr>
          <w:lang w:val="es-ES"/>
        </w:rPr>
      </w:pPr>
      <w:r w:rsidRPr="170CE702">
        <w:rPr>
          <w:lang w:val="es-ES"/>
        </w:rPr>
        <w:t xml:space="preserve">Se desarrolló un simulador en código </w:t>
      </w:r>
      <w:proofErr w:type="spellStart"/>
      <w:r w:rsidRPr="170CE702">
        <w:rPr>
          <w:i/>
          <w:iCs/>
          <w:lang w:val="es-ES"/>
        </w:rPr>
        <w:t>MatLab</w:t>
      </w:r>
      <w:proofErr w:type="spellEnd"/>
      <w:r w:rsidRPr="170CE702">
        <w:rPr>
          <w:lang w:val="es-ES"/>
        </w:rPr>
        <w:t xml:space="preserve"> para probar las funciones implementadas y construir un prototipo para procesar datos reales [36]. La información y las instrucciones de uso están disponibles en: </w:t>
      </w:r>
      <w:commentRangeStart w:id="166"/>
      <w:r w:rsidRPr="008037E3">
        <w:rPr>
          <w:highlight w:val="yellow"/>
          <w:lang w:val="es-ES"/>
        </w:rPr>
        <w:t>www.coding2change.org/articles eometricModels.zip</w:t>
      </w:r>
      <w:commentRangeEnd w:id="166"/>
      <w:r w:rsidR="00F150BE" w:rsidRPr="008037E3">
        <w:rPr>
          <w:highlight w:val="yellow"/>
        </w:rPr>
        <w:commentReference w:id="166"/>
      </w:r>
      <w:r w:rsidRPr="170CE702">
        <w:rPr>
          <w:lang w:val="es-ES"/>
        </w:rPr>
        <w:t xml:space="preserve">. </w:t>
      </w:r>
    </w:p>
    <w:p w14:paraId="00000143" w14:textId="77777777" w:rsidR="00184BD9" w:rsidRPr="006B160B" w:rsidRDefault="00184BD9" w:rsidP="5B0BC201">
      <w:pPr>
        <w:ind w:firstLine="720"/>
        <w:rPr>
          <w:color w:val="0000FF"/>
          <w:lang w:val="es-ES"/>
        </w:rPr>
      </w:pPr>
    </w:p>
    <w:p w14:paraId="00000144" w14:textId="77777777" w:rsidR="00184BD9" w:rsidRPr="006B160B" w:rsidRDefault="00184BD9" w:rsidP="5B0BC201">
      <w:pPr>
        <w:rPr>
          <w:lang w:val="es-ES"/>
        </w:rPr>
      </w:pPr>
    </w:p>
    <w:p w14:paraId="00000145" w14:textId="22BD1BF1" w:rsidR="00184BD9" w:rsidRPr="006B160B" w:rsidRDefault="2F9A5EE7" w:rsidP="4A826FE5">
      <w:pPr>
        <w:rPr>
          <w:b/>
          <w:bCs/>
          <w:i/>
          <w:iCs/>
          <w:color w:val="000000" w:themeColor="text1"/>
          <w:lang w:val="es-ES"/>
        </w:rPr>
      </w:pPr>
      <w:r w:rsidRPr="4A826FE5">
        <w:rPr>
          <w:lang w:val="es-ES"/>
        </w:rPr>
        <w:t xml:space="preserve">Artículo 3: </w:t>
      </w:r>
      <w:r w:rsidR="7FE115EA" w:rsidRPr="4A826FE5">
        <w:rPr>
          <w:b/>
          <w:bCs/>
          <w:i/>
          <w:iCs/>
          <w:color w:val="000000" w:themeColor="text1"/>
          <w:lang w:val="es-ES"/>
        </w:rPr>
        <w:t xml:space="preserve">New </w:t>
      </w:r>
      <w:proofErr w:type="spellStart"/>
      <w:r w:rsidR="7FE115EA" w:rsidRPr="4A826FE5">
        <w:rPr>
          <w:b/>
          <w:bCs/>
          <w:i/>
          <w:iCs/>
          <w:color w:val="000000" w:themeColor="text1"/>
          <w:lang w:val="es-ES"/>
        </w:rPr>
        <w:t>signal</w:t>
      </w:r>
      <w:proofErr w:type="spellEnd"/>
      <w:r w:rsidR="7FE115EA" w:rsidRPr="4A826FE5">
        <w:rPr>
          <w:b/>
          <w:bCs/>
          <w:i/>
          <w:iCs/>
          <w:color w:val="000000" w:themeColor="text1"/>
          <w:lang w:val="es-ES"/>
        </w:rPr>
        <w:t xml:space="preserve"> </w:t>
      </w:r>
      <w:proofErr w:type="spellStart"/>
      <w:r w:rsidR="7FE115EA" w:rsidRPr="4A826FE5">
        <w:rPr>
          <w:b/>
          <w:bCs/>
          <w:i/>
          <w:iCs/>
          <w:color w:val="000000" w:themeColor="text1"/>
          <w:lang w:val="es-ES"/>
        </w:rPr>
        <w:t>location</w:t>
      </w:r>
      <w:proofErr w:type="spellEnd"/>
      <w:r w:rsidR="7FE115EA" w:rsidRPr="4A826FE5">
        <w:rPr>
          <w:b/>
          <w:bCs/>
          <w:i/>
          <w:iCs/>
          <w:color w:val="000000" w:themeColor="text1"/>
          <w:lang w:val="es-ES"/>
        </w:rPr>
        <w:t xml:space="preserve"> </w:t>
      </w:r>
      <w:proofErr w:type="spellStart"/>
      <w:r w:rsidR="7FE115EA" w:rsidRPr="4A826FE5">
        <w:rPr>
          <w:b/>
          <w:bCs/>
          <w:i/>
          <w:iCs/>
          <w:color w:val="000000" w:themeColor="text1"/>
          <w:lang w:val="es-ES"/>
        </w:rPr>
        <w:t>method</w:t>
      </w:r>
      <w:proofErr w:type="spellEnd"/>
      <w:r w:rsidR="7FE115EA" w:rsidRPr="4A826FE5">
        <w:rPr>
          <w:b/>
          <w:bCs/>
          <w:i/>
          <w:iCs/>
          <w:color w:val="000000" w:themeColor="text1"/>
          <w:lang w:val="es-ES"/>
        </w:rPr>
        <w:t xml:space="preserve"> </w:t>
      </w:r>
      <w:proofErr w:type="spellStart"/>
      <w:r w:rsidR="7FE115EA" w:rsidRPr="4A826FE5">
        <w:rPr>
          <w:b/>
          <w:bCs/>
          <w:i/>
          <w:iCs/>
          <w:color w:val="000000" w:themeColor="text1"/>
          <w:lang w:val="es-ES"/>
        </w:rPr>
        <w:t>based</w:t>
      </w:r>
      <w:proofErr w:type="spellEnd"/>
      <w:r w:rsidR="7FE115EA" w:rsidRPr="4A826FE5">
        <w:rPr>
          <w:b/>
          <w:bCs/>
          <w:i/>
          <w:iCs/>
          <w:color w:val="000000" w:themeColor="text1"/>
          <w:lang w:val="es-ES"/>
        </w:rPr>
        <w:t xml:space="preserve"> </w:t>
      </w:r>
      <w:proofErr w:type="spellStart"/>
      <w:r w:rsidR="7FE115EA" w:rsidRPr="4A826FE5">
        <w:rPr>
          <w:b/>
          <w:bCs/>
          <w:i/>
          <w:iCs/>
          <w:color w:val="000000" w:themeColor="text1"/>
          <w:lang w:val="es-ES"/>
        </w:rPr>
        <w:t>on</w:t>
      </w:r>
      <w:proofErr w:type="spellEnd"/>
      <w:r w:rsidR="7FE115EA" w:rsidRPr="4A826FE5">
        <w:rPr>
          <w:b/>
          <w:bCs/>
          <w:i/>
          <w:iCs/>
          <w:color w:val="000000" w:themeColor="text1"/>
          <w:lang w:val="es-ES"/>
        </w:rPr>
        <w:t xml:space="preserve"> </w:t>
      </w:r>
      <w:proofErr w:type="spellStart"/>
      <w:r w:rsidR="7FE115EA" w:rsidRPr="4A826FE5">
        <w:rPr>
          <w:b/>
          <w:bCs/>
          <w:i/>
          <w:iCs/>
          <w:color w:val="000000" w:themeColor="text1"/>
          <w:lang w:val="es-ES"/>
        </w:rPr>
        <w:t>signal-range</w:t>
      </w:r>
      <w:proofErr w:type="spellEnd"/>
      <w:r w:rsidR="7FE115EA" w:rsidRPr="4A826FE5">
        <w:rPr>
          <w:b/>
          <w:bCs/>
          <w:i/>
          <w:iCs/>
          <w:color w:val="000000" w:themeColor="text1"/>
          <w:lang w:val="es-ES"/>
        </w:rPr>
        <w:t xml:space="preserve"> data </w:t>
      </w:r>
      <w:proofErr w:type="spellStart"/>
      <w:r w:rsidR="7FE115EA" w:rsidRPr="4A826FE5">
        <w:rPr>
          <w:b/>
          <w:bCs/>
          <w:i/>
          <w:iCs/>
          <w:color w:val="000000" w:themeColor="text1"/>
          <w:lang w:val="es-ES"/>
        </w:rPr>
        <w:t>for</w:t>
      </w:r>
      <w:proofErr w:type="spellEnd"/>
      <w:r w:rsidR="7FE115EA" w:rsidRPr="4A826FE5">
        <w:rPr>
          <w:b/>
          <w:bCs/>
          <w:i/>
          <w:iCs/>
          <w:color w:val="000000" w:themeColor="text1"/>
          <w:lang w:val="es-ES"/>
        </w:rPr>
        <w:t xml:space="preserve"> </w:t>
      </w:r>
      <w:proofErr w:type="spellStart"/>
      <w:r w:rsidR="7FE115EA" w:rsidRPr="4A826FE5">
        <w:rPr>
          <w:b/>
          <w:bCs/>
          <w:i/>
          <w:iCs/>
          <w:color w:val="000000" w:themeColor="text1"/>
          <w:lang w:val="es-ES"/>
        </w:rPr>
        <w:t>proximity</w:t>
      </w:r>
      <w:proofErr w:type="spellEnd"/>
      <w:r w:rsidR="7FE115EA" w:rsidRPr="4A826FE5">
        <w:rPr>
          <w:b/>
          <w:bCs/>
          <w:i/>
          <w:iCs/>
          <w:color w:val="000000" w:themeColor="text1"/>
          <w:lang w:val="es-ES"/>
        </w:rPr>
        <w:t xml:space="preserve"> </w:t>
      </w:r>
      <w:proofErr w:type="spellStart"/>
      <w:r w:rsidR="7FE115EA" w:rsidRPr="4A826FE5">
        <w:rPr>
          <w:b/>
          <w:bCs/>
          <w:i/>
          <w:iCs/>
          <w:color w:val="000000" w:themeColor="text1"/>
          <w:lang w:val="es-ES"/>
        </w:rPr>
        <w:t>tracing</w:t>
      </w:r>
      <w:proofErr w:type="spellEnd"/>
      <w:r w:rsidR="7FE115EA" w:rsidRPr="4A826FE5">
        <w:rPr>
          <w:b/>
          <w:bCs/>
          <w:i/>
          <w:iCs/>
          <w:color w:val="000000" w:themeColor="text1"/>
          <w:lang w:val="es-ES"/>
        </w:rPr>
        <w:t xml:space="preserve"> </w:t>
      </w:r>
      <w:proofErr w:type="spellStart"/>
      <w:r w:rsidR="7FE115EA" w:rsidRPr="4A826FE5">
        <w:rPr>
          <w:b/>
          <w:bCs/>
          <w:i/>
          <w:iCs/>
          <w:color w:val="000000" w:themeColor="text1"/>
          <w:lang w:val="es-ES"/>
        </w:rPr>
        <w:t>tools</w:t>
      </w:r>
      <w:proofErr w:type="spellEnd"/>
    </w:p>
    <w:p w14:paraId="00000146" w14:textId="546586EC" w:rsidR="00184BD9" w:rsidRPr="006B160B" w:rsidRDefault="00F150BE" w:rsidP="170CE702">
      <w:pPr>
        <w:rPr>
          <w:lang w:val="es-ES"/>
        </w:rPr>
      </w:pPr>
      <w:r w:rsidRPr="0048375A">
        <w:rPr>
          <w:color w:val="0000FF"/>
          <w:lang w:val="es-ES_tradnl"/>
        </w:rPr>
        <w:tab/>
      </w:r>
      <w:r w:rsidR="648294AF" w:rsidRPr="170CE702">
        <w:rPr>
          <w:lang w:val="es-ES"/>
        </w:rPr>
        <w:t>En este estudio se realizaron los mismos experimentos que en el estudio anterior (</w:t>
      </w:r>
      <w:proofErr w:type="spellStart"/>
      <w:r w:rsidR="648294AF" w:rsidRPr="170CE702">
        <w:rPr>
          <w:lang w:val="es-ES"/>
        </w:rPr>
        <w:t>Montanha</w:t>
      </w:r>
      <w:proofErr w:type="spellEnd"/>
      <w:r w:rsidR="648294AF" w:rsidRPr="170CE702">
        <w:rPr>
          <w:lang w:val="es-ES"/>
        </w:rPr>
        <w:t xml:space="preserve"> et al., 2019), comparando los resultados generados por el nuevo método propuesto (</w:t>
      </w:r>
      <w:proofErr w:type="spellStart"/>
      <w:r w:rsidR="648294AF" w:rsidRPr="170CE702">
        <w:rPr>
          <w:lang w:val="es-ES"/>
        </w:rPr>
        <w:t>wPPC</w:t>
      </w:r>
      <w:proofErr w:type="spellEnd"/>
      <w:r w:rsidR="648294AF" w:rsidRPr="170CE702">
        <w:rPr>
          <w:lang w:val="es-ES"/>
        </w:rPr>
        <w:t xml:space="preserve">) con los métodos anteriores (PPC, </w:t>
      </w:r>
      <w:proofErr w:type="spellStart"/>
      <w:r w:rsidR="648294AF" w:rsidRPr="170CE702">
        <w:rPr>
          <w:lang w:val="es-ES"/>
        </w:rPr>
        <w:t>Centroide</w:t>
      </w:r>
      <w:proofErr w:type="spellEnd"/>
      <w:r w:rsidR="648294AF" w:rsidRPr="170CE702">
        <w:rPr>
          <w:lang w:val="es-ES"/>
        </w:rPr>
        <w:t xml:space="preserve"> de Punto Polar, CHC, </w:t>
      </w:r>
      <w:proofErr w:type="spellStart"/>
      <w:r w:rsidR="648294AF" w:rsidRPr="170CE702">
        <w:rPr>
          <w:lang w:val="es-ES"/>
        </w:rPr>
        <w:t>Centroide</w:t>
      </w:r>
      <w:proofErr w:type="spellEnd"/>
      <w:r w:rsidR="648294AF" w:rsidRPr="170CE702">
        <w:rPr>
          <w:lang w:val="es-ES"/>
        </w:rPr>
        <w:t xml:space="preserve"> de Casco Convexo, PLI, </w:t>
      </w:r>
      <w:proofErr w:type="spellStart"/>
      <w:r w:rsidR="648294AF" w:rsidRPr="170CE702">
        <w:rPr>
          <w:lang w:val="es-ES"/>
        </w:rPr>
        <w:t>Centroide</w:t>
      </w:r>
      <w:proofErr w:type="spellEnd"/>
      <w:r w:rsidR="648294AF" w:rsidRPr="170CE702">
        <w:rPr>
          <w:lang w:val="es-ES"/>
        </w:rPr>
        <w:t xml:space="preserve"> de Intersección de Línea Polar, TLI, </w:t>
      </w:r>
      <w:proofErr w:type="spellStart"/>
      <w:r w:rsidR="648294AF" w:rsidRPr="170CE702">
        <w:rPr>
          <w:lang w:val="es-ES"/>
        </w:rPr>
        <w:t>Centroide</w:t>
      </w:r>
      <w:proofErr w:type="spellEnd"/>
      <w:r w:rsidR="648294AF" w:rsidRPr="170CE702">
        <w:rPr>
          <w:lang w:val="es-ES"/>
        </w:rPr>
        <w:t xml:space="preserve"> de Intersección de Línea Tangente, y MAI, </w:t>
      </w:r>
      <w:proofErr w:type="spellStart"/>
      <w:r w:rsidR="648294AF" w:rsidRPr="170CE702">
        <w:rPr>
          <w:lang w:val="es-ES"/>
        </w:rPr>
        <w:t>Centroide</w:t>
      </w:r>
      <w:proofErr w:type="spellEnd"/>
      <w:r w:rsidR="648294AF" w:rsidRPr="170CE702">
        <w:rPr>
          <w:lang w:val="es-ES"/>
        </w:rPr>
        <w:t xml:space="preserve"> de Intersección de Línea Tangente de Ángulo Mínimo) y con los métodos numéricos tradicionales TLI. </w:t>
      </w:r>
      <w:proofErr w:type="spellStart"/>
      <w:r w:rsidR="648294AF" w:rsidRPr="170CE702">
        <w:rPr>
          <w:lang w:val="es-ES"/>
        </w:rPr>
        <w:t>NRm</w:t>
      </w:r>
      <w:proofErr w:type="spellEnd"/>
      <w:r w:rsidR="648294AF" w:rsidRPr="170CE702">
        <w:rPr>
          <w:lang w:val="es-ES"/>
        </w:rPr>
        <w:t xml:space="preserve">, </w:t>
      </w:r>
      <w:proofErr w:type="spellStart"/>
      <w:r w:rsidR="648294AF" w:rsidRPr="170CE702">
        <w:rPr>
          <w:lang w:val="es-ES"/>
        </w:rPr>
        <w:t>LSm</w:t>
      </w:r>
      <w:proofErr w:type="spellEnd"/>
      <w:r w:rsidR="648294AF" w:rsidRPr="170CE702">
        <w:rPr>
          <w:lang w:val="es-ES"/>
        </w:rPr>
        <w:t xml:space="preserve"> y </w:t>
      </w:r>
      <w:proofErr w:type="spellStart"/>
      <w:r w:rsidR="648294AF" w:rsidRPr="170CE702">
        <w:rPr>
          <w:lang w:val="es-ES"/>
        </w:rPr>
        <w:t>WLSm</w:t>
      </w:r>
      <w:proofErr w:type="spellEnd"/>
      <w:r w:rsidR="648294AF" w:rsidRPr="170CE702">
        <w:rPr>
          <w:lang w:val="es-ES"/>
        </w:rPr>
        <w:t xml:space="preserve">. La </w:t>
      </w:r>
      <w:r w:rsidRPr="170CE702">
        <w:rPr>
          <w:lang w:val="es-ES"/>
        </w:rPr>
        <w:fldChar w:fldCharType="begin"/>
      </w:r>
      <w:r w:rsidRPr="170CE702">
        <w:rPr>
          <w:lang w:val="es-ES"/>
        </w:rPr>
        <w:instrText xml:space="preserve"> REF _Ref129561520 \h </w:instrText>
      </w:r>
      <w:r w:rsidRPr="170CE702">
        <w:rPr>
          <w:lang w:val="es-ES"/>
        </w:rPr>
      </w:r>
      <w:r w:rsidRPr="170CE702">
        <w:rPr>
          <w:lang w:val="es-ES"/>
        </w:rPr>
        <w:fldChar w:fldCharType="separate"/>
      </w:r>
      <w:r w:rsidR="23483D70">
        <w:t xml:space="preserve">Figura </w:t>
      </w:r>
      <w:r w:rsidR="23483D70">
        <w:rPr>
          <w:noProof/>
        </w:rPr>
        <w:t>7</w:t>
      </w:r>
      <w:r w:rsidRPr="170CE702">
        <w:rPr>
          <w:lang w:val="es-ES"/>
        </w:rPr>
        <w:fldChar w:fldCharType="end"/>
      </w:r>
      <w:r w:rsidR="648294AF" w:rsidRPr="170CE702">
        <w:rPr>
          <w:lang w:val="es-ES"/>
        </w:rPr>
        <w:t xml:space="preserve"> muestra los resultados de WPPC y PPC ejecutados con datos de alta calidad y la </w:t>
      </w:r>
      <w:r w:rsidRPr="170CE702">
        <w:rPr>
          <w:lang w:val="es-ES"/>
        </w:rPr>
        <w:fldChar w:fldCharType="begin"/>
      </w:r>
      <w:r w:rsidRPr="170CE702">
        <w:rPr>
          <w:lang w:val="es-ES"/>
        </w:rPr>
        <w:instrText xml:space="preserve"> REF _Ref129561570 \h </w:instrText>
      </w:r>
      <w:r w:rsidRPr="170CE702">
        <w:rPr>
          <w:lang w:val="es-ES"/>
        </w:rPr>
      </w:r>
      <w:r w:rsidRPr="170CE702">
        <w:rPr>
          <w:lang w:val="es-ES"/>
        </w:rPr>
        <w:fldChar w:fldCharType="separate"/>
      </w:r>
      <w:r w:rsidR="247AD1E3">
        <w:t xml:space="preserve">Figura </w:t>
      </w:r>
      <w:r w:rsidR="247AD1E3">
        <w:rPr>
          <w:noProof/>
        </w:rPr>
        <w:t>8</w:t>
      </w:r>
      <w:r w:rsidRPr="170CE702">
        <w:rPr>
          <w:lang w:val="es-ES"/>
        </w:rPr>
        <w:fldChar w:fldCharType="end"/>
      </w:r>
      <w:r w:rsidR="648294AF" w:rsidRPr="170CE702">
        <w:rPr>
          <w:lang w:val="es-ES"/>
        </w:rPr>
        <w:t xml:space="preserve"> muestra esta misma ejecución con datos de baja calidad. En ambos experimentos, WPPC produjo las estimaciones de localización con mayor precisión en comparación con PPC. Todos los experimentos presentan errores en los datos de la señal adquirida.</w:t>
      </w:r>
    </w:p>
    <w:p w14:paraId="00000147" w14:textId="77777777" w:rsidR="00184BD9" w:rsidRPr="006B160B" w:rsidRDefault="00184BD9" w:rsidP="5B0BC201">
      <w:pPr>
        <w:rPr>
          <w:color w:val="0000FF"/>
          <w:lang w:val="es-ES"/>
        </w:rPr>
      </w:pPr>
    </w:p>
    <w:p w14:paraId="00000148" w14:textId="77777777" w:rsidR="00184BD9" w:rsidRPr="006B160B" w:rsidRDefault="00184BD9" w:rsidP="5B0BC201">
      <w:pPr>
        <w:rPr>
          <w:color w:val="0000FF"/>
          <w:lang w:val="es-ES"/>
        </w:rPr>
      </w:pPr>
    </w:p>
    <w:p w14:paraId="30669EEA" w14:textId="77777777" w:rsidR="005A719B" w:rsidRDefault="00F150BE" w:rsidP="5B0BC201">
      <w:pPr>
        <w:keepNext/>
        <w:jc w:val="center"/>
      </w:pPr>
      <w:r w:rsidRPr="0048375A">
        <w:rPr>
          <w:noProof/>
          <w:lang w:eastAsia="pt-BR"/>
        </w:rPr>
        <w:lastRenderedPageBreak/>
        <w:drawing>
          <wp:inline distT="114300" distB="114300" distL="114300" distR="114300" wp14:anchorId="34C985D8" wp14:editId="07777777">
            <wp:extent cx="4324763" cy="218063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b="7784"/>
                    <a:stretch>
                      <a:fillRect/>
                    </a:stretch>
                  </pic:blipFill>
                  <pic:spPr>
                    <a:xfrm>
                      <a:off x="0" y="0"/>
                      <a:ext cx="4324763" cy="2180630"/>
                    </a:xfrm>
                    <a:prstGeom prst="rect">
                      <a:avLst/>
                    </a:prstGeom>
                    <a:ln/>
                  </pic:spPr>
                </pic:pic>
              </a:graphicData>
            </a:graphic>
          </wp:inline>
        </w:drawing>
      </w:r>
    </w:p>
    <w:p w14:paraId="00000149" w14:textId="1310777E" w:rsidR="00184BD9" w:rsidRPr="006B160B" w:rsidRDefault="19BC6968" w:rsidP="5B0BC201">
      <w:pPr>
        <w:pStyle w:val="Legenda"/>
        <w:jc w:val="center"/>
        <w:rPr>
          <w:lang w:val="es-ES"/>
        </w:rPr>
      </w:pPr>
      <w:bookmarkStart w:id="167" w:name="_Ref129561520"/>
      <w:bookmarkStart w:id="168" w:name="_Toc132237203"/>
      <w:r>
        <w:t xml:space="preserve">Figura </w:t>
      </w:r>
      <w:fldSimple w:instr=" SEQ Figura \* ARABIC ">
        <w:ins w:id="169" w:author="ecacarva" w:date="2023-04-13T00:12:00Z">
          <w:r w:rsidR="008D1B5C">
            <w:rPr>
              <w:noProof/>
            </w:rPr>
            <w:t>8</w:t>
          </w:r>
        </w:ins>
        <w:del w:id="170" w:author="ecacarva" w:date="2023-04-13T00:12:00Z">
          <w:r w:rsidR="29C9CEBD" w:rsidRPr="5B0BC201" w:rsidDel="008D1B5C">
            <w:rPr>
              <w:noProof/>
            </w:rPr>
            <w:delText>7</w:delText>
          </w:r>
        </w:del>
      </w:fldSimple>
      <w:bookmarkEnd w:id="167"/>
      <w:r>
        <w:t xml:space="preserve">. </w:t>
      </w:r>
      <w:r w:rsidRPr="5B0BC201">
        <w:rPr>
          <w:sz w:val="20"/>
          <w:szCs w:val="20"/>
          <w:lang w:val="es-ES"/>
        </w:rPr>
        <w:t xml:space="preserve">PPC vs. </w:t>
      </w:r>
      <w:proofErr w:type="spellStart"/>
      <w:proofErr w:type="gramStart"/>
      <w:r w:rsidRPr="5B0BC201">
        <w:rPr>
          <w:sz w:val="20"/>
          <w:szCs w:val="20"/>
          <w:lang w:val="es-ES"/>
        </w:rPr>
        <w:t>wPPC</w:t>
      </w:r>
      <w:proofErr w:type="spellEnd"/>
      <w:proofErr w:type="gramEnd"/>
      <w:r w:rsidRPr="5B0BC201">
        <w:rPr>
          <w:sz w:val="20"/>
          <w:szCs w:val="20"/>
          <w:lang w:val="es-ES"/>
        </w:rPr>
        <w:t>. Datos adquiridos con alta precisión. a) (X-12). b) (X-2).</w:t>
      </w:r>
      <w:bookmarkEnd w:id="168"/>
    </w:p>
    <w:p w14:paraId="0000014B" w14:textId="172CD5BF" w:rsidR="00184BD9" w:rsidRPr="006B160B" w:rsidRDefault="00184BD9" w:rsidP="5B0BC201">
      <w:pPr>
        <w:jc w:val="center"/>
        <w:rPr>
          <w:sz w:val="20"/>
          <w:szCs w:val="20"/>
          <w:lang w:val="es-ES"/>
        </w:rPr>
      </w:pPr>
    </w:p>
    <w:p w14:paraId="6876EAE5" w14:textId="77777777" w:rsidR="005A719B" w:rsidRDefault="00F150BE" w:rsidP="5B0BC201">
      <w:pPr>
        <w:keepNext/>
        <w:jc w:val="center"/>
      </w:pPr>
      <w:r w:rsidRPr="0048375A">
        <w:rPr>
          <w:noProof/>
          <w:color w:val="0000FF"/>
          <w:lang w:eastAsia="pt-BR"/>
        </w:rPr>
        <w:drawing>
          <wp:inline distT="114300" distB="114300" distL="114300" distR="114300" wp14:anchorId="6809E39A" wp14:editId="07777777">
            <wp:extent cx="4325438" cy="201853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325438" cy="2018538"/>
                    </a:xfrm>
                    <a:prstGeom prst="rect">
                      <a:avLst/>
                    </a:prstGeom>
                    <a:ln/>
                  </pic:spPr>
                </pic:pic>
              </a:graphicData>
            </a:graphic>
          </wp:inline>
        </w:drawing>
      </w:r>
    </w:p>
    <w:p w14:paraId="0000014C" w14:textId="43D6D61B" w:rsidR="00184BD9" w:rsidRPr="006B160B" w:rsidRDefault="19BC6968" w:rsidP="5B0BC201">
      <w:pPr>
        <w:pStyle w:val="Legenda"/>
        <w:jc w:val="center"/>
        <w:rPr>
          <w:color w:val="0000FF"/>
          <w:lang w:val="es-ES"/>
        </w:rPr>
      </w:pPr>
      <w:bookmarkStart w:id="171" w:name="_Ref129561570"/>
      <w:bookmarkStart w:id="172" w:name="_Ref129561565"/>
      <w:bookmarkStart w:id="173" w:name="_Toc132237204"/>
      <w:r>
        <w:t xml:space="preserve">Figura </w:t>
      </w:r>
      <w:fldSimple w:instr=" SEQ Figura \* ARABIC ">
        <w:ins w:id="174" w:author="ecacarva" w:date="2023-04-13T00:12:00Z">
          <w:r w:rsidR="008D1B5C">
            <w:rPr>
              <w:noProof/>
            </w:rPr>
            <w:t>9</w:t>
          </w:r>
        </w:ins>
        <w:del w:id="175" w:author="ecacarva" w:date="2023-04-13T00:12:00Z">
          <w:r w:rsidR="29C9CEBD" w:rsidRPr="5B0BC201" w:rsidDel="008D1B5C">
            <w:rPr>
              <w:noProof/>
            </w:rPr>
            <w:delText>8</w:delText>
          </w:r>
        </w:del>
      </w:fldSimple>
      <w:bookmarkEnd w:id="171"/>
      <w:r>
        <w:t>.</w:t>
      </w:r>
      <w:r w:rsidRPr="5B0BC201">
        <w:rPr>
          <w:sz w:val="20"/>
          <w:szCs w:val="20"/>
          <w:lang w:val="es-ES"/>
        </w:rPr>
        <w:t xml:space="preserve"> PPC vs. </w:t>
      </w:r>
      <w:proofErr w:type="spellStart"/>
      <w:proofErr w:type="gramStart"/>
      <w:r w:rsidRPr="5B0BC201">
        <w:rPr>
          <w:sz w:val="20"/>
          <w:szCs w:val="20"/>
          <w:lang w:val="es-ES"/>
        </w:rPr>
        <w:t>wPPC</w:t>
      </w:r>
      <w:proofErr w:type="spellEnd"/>
      <w:proofErr w:type="gramEnd"/>
      <w:r w:rsidRPr="5B0BC201">
        <w:rPr>
          <w:sz w:val="20"/>
          <w:szCs w:val="20"/>
          <w:lang w:val="es-ES"/>
        </w:rPr>
        <w:t>. Datos adquiridos con erros significativos. a) (X-5). b) (X-4).</w:t>
      </w:r>
      <w:bookmarkEnd w:id="172"/>
      <w:bookmarkEnd w:id="173"/>
    </w:p>
    <w:p w14:paraId="0000014D" w14:textId="77777777" w:rsidR="00184BD9" w:rsidRPr="006B160B" w:rsidRDefault="6F166E02" w:rsidP="5B0BC201">
      <w:pPr>
        <w:jc w:val="center"/>
        <w:rPr>
          <w:sz w:val="20"/>
          <w:szCs w:val="20"/>
          <w:lang w:val="es-ES"/>
        </w:rPr>
      </w:pPr>
      <w:r w:rsidRPr="5B0BC201">
        <w:rPr>
          <w:sz w:val="20"/>
          <w:szCs w:val="20"/>
          <w:lang w:val="es-ES"/>
        </w:rPr>
        <w:t xml:space="preserve">Figura 7 - PPC vs. </w:t>
      </w:r>
      <w:proofErr w:type="spellStart"/>
      <w:proofErr w:type="gramStart"/>
      <w:r w:rsidRPr="5B0BC201">
        <w:rPr>
          <w:sz w:val="20"/>
          <w:szCs w:val="20"/>
          <w:lang w:val="es-ES"/>
        </w:rPr>
        <w:t>wPPC</w:t>
      </w:r>
      <w:proofErr w:type="spellEnd"/>
      <w:proofErr w:type="gramEnd"/>
      <w:r w:rsidRPr="5B0BC201">
        <w:rPr>
          <w:sz w:val="20"/>
          <w:szCs w:val="20"/>
          <w:lang w:val="es-ES"/>
        </w:rPr>
        <w:t>. Datos adquiridos con erros significantes. a) (</w:t>
      </w:r>
      <w:r w:rsidRPr="5B0BC201">
        <w:rPr>
          <w:i/>
          <w:iCs/>
          <w:sz w:val="20"/>
          <w:szCs w:val="20"/>
          <w:lang w:val="es-ES"/>
        </w:rPr>
        <w:t>X</w:t>
      </w:r>
      <w:r w:rsidRPr="5B0BC201">
        <w:rPr>
          <w:sz w:val="20"/>
          <w:szCs w:val="20"/>
          <w:lang w:val="es-ES"/>
        </w:rPr>
        <w:t>-5). b) (</w:t>
      </w:r>
      <w:r w:rsidRPr="5B0BC201">
        <w:rPr>
          <w:i/>
          <w:iCs/>
          <w:sz w:val="20"/>
          <w:szCs w:val="20"/>
          <w:lang w:val="es-ES"/>
        </w:rPr>
        <w:t>X</w:t>
      </w:r>
      <w:r w:rsidRPr="5B0BC201">
        <w:rPr>
          <w:sz w:val="20"/>
          <w:szCs w:val="20"/>
          <w:lang w:val="es-ES"/>
        </w:rPr>
        <w:t>-4).</w:t>
      </w:r>
    </w:p>
    <w:p w14:paraId="0000014E" w14:textId="77777777" w:rsidR="00184BD9" w:rsidRPr="006B160B" w:rsidRDefault="00184BD9" w:rsidP="5B0BC201">
      <w:pPr>
        <w:rPr>
          <w:color w:val="0000FF"/>
          <w:lang w:val="es-ES"/>
        </w:rPr>
      </w:pPr>
    </w:p>
    <w:p w14:paraId="0000014F" w14:textId="30648792" w:rsidR="00184BD9" w:rsidRPr="006B160B" w:rsidRDefault="2F9A5EE7" w:rsidP="170CE702">
      <w:pPr>
        <w:rPr>
          <w:lang w:val="es-ES"/>
        </w:rPr>
      </w:pPr>
      <w:r w:rsidRPr="5B0BC201">
        <w:rPr>
          <w:lang w:val="es-ES"/>
        </w:rPr>
        <w:t>Para realizar la evaluación de errores de este estudio, se han utilizado los mismos datos y la misma estructura utilizados en</w:t>
      </w:r>
      <w:r w:rsidR="76D5A827" w:rsidRPr="5B0BC201">
        <w:rPr>
          <w:lang w:val="es-ES"/>
        </w:rPr>
        <w:t xml:space="preserve"> el estudio anterior</w:t>
      </w:r>
      <w:r w:rsidRPr="5B0BC201">
        <w:rPr>
          <w:lang w:val="es-ES"/>
        </w:rPr>
        <w:t xml:space="preserve"> (</w:t>
      </w:r>
      <w:proofErr w:type="spellStart"/>
      <w:r w:rsidRPr="5B0BC201">
        <w:rPr>
          <w:lang w:val="es-ES"/>
        </w:rPr>
        <w:t>Montanha</w:t>
      </w:r>
      <w:proofErr w:type="spellEnd"/>
      <w:r w:rsidRPr="5B0BC201">
        <w:rPr>
          <w:lang w:val="es-ES"/>
        </w:rPr>
        <w:t xml:space="preserve"> et al., 2019), es decir, se consideraron tres conjuntos de datos de errores: (1) el error en la medición de la distancia (la distancia euclidiana entre la ubicación estimada del dispositivo </w:t>
      </w:r>
      <w:proofErr w:type="spellStart"/>
      <w:r w:rsidRPr="5B0BC201">
        <w:rPr>
          <w:i/>
          <w:iCs/>
          <w:lang w:val="es-ES"/>
        </w:rPr>
        <w:t>E</w:t>
      </w:r>
      <w:r w:rsidRPr="5B0BC201">
        <w:rPr>
          <w:i/>
          <w:iCs/>
          <w:vertAlign w:val="subscript"/>
          <w:lang w:val="es-ES"/>
        </w:rPr>
        <w:t>xy</w:t>
      </w:r>
      <w:proofErr w:type="spellEnd"/>
      <w:r w:rsidRPr="5B0BC201">
        <w:rPr>
          <w:lang w:val="es-ES"/>
        </w:rPr>
        <w:t>(</w:t>
      </w:r>
      <w:proofErr w:type="spellStart"/>
      <w:r w:rsidRPr="5B0BC201">
        <w:rPr>
          <w:i/>
          <w:iCs/>
          <w:lang w:val="es-ES"/>
        </w:rPr>
        <w:t>E</w:t>
      </w:r>
      <w:r w:rsidRPr="5B0BC201">
        <w:rPr>
          <w:i/>
          <w:iCs/>
          <w:vertAlign w:val="subscript"/>
          <w:lang w:val="es-ES"/>
        </w:rPr>
        <w:t>x</w:t>
      </w:r>
      <w:r w:rsidRPr="5B0BC201">
        <w:rPr>
          <w:lang w:val="es-ES"/>
        </w:rPr>
        <w:t>,</w:t>
      </w:r>
      <w:r w:rsidRPr="5B0BC201">
        <w:rPr>
          <w:i/>
          <w:iCs/>
          <w:lang w:val="es-ES"/>
        </w:rPr>
        <w:t>E</w:t>
      </w:r>
      <w:r w:rsidRPr="5B0BC201">
        <w:rPr>
          <w:i/>
          <w:iCs/>
          <w:vertAlign w:val="subscript"/>
          <w:lang w:val="es-ES"/>
        </w:rPr>
        <w:t>y</w:t>
      </w:r>
      <w:proofErr w:type="spellEnd"/>
      <w:r w:rsidRPr="5B0BC201">
        <w:rPr>
          <w:vertAlign w:val="subscript"/>
          <w:lang w:val="es-ES"/>
        </w:rPr>
        <w:t>)</w:t>
      </w:r>
      <w:r w:rsidRPr="5B0BC201">
        <w:rPr>
          <w:lang w:val="es-ES"/>
        </w:rPr>
        <w:t>, calculado para cada método, y la posición real del dispositivo</w:t>
      </w:r>
      <w:r w:rsidRPr="5B0BC201">
        <w:rPr>
          <w:i/>
          <w:iCs/>
          <w:lang w:val="es-ES"/>
        </w:rPr>
        <w:t xml:space="preserve"> </w:t>
      </w:r>
      <w:proofErr w:type="spellStart"/>
      <w:r w:rsidRPr="5B0BC201">
        <w:rPr>
          <w:i/>
          <w:iCs/>
          <w:lang w:val="es-ES"/>
        </w:rPr>
        <w:t>P</w:t>
      </w:r>
      <w:r w:rsidRPr="5B0BC201">
        <w:rPr>
          <w:i/>
          <w:iCs/>
          <w:vertAlign w:val="subscript"/>
          <w:lang w:val="es-ES"/>
        </w:rPr>
        <w:t>n</w:t>
      </w:r>
      <w:proofErr w:type="spellEnd"/>
      <w:r w:rsidRPr="5B0BC201">
        <w:rPr>
          <w:lang w:val="es-ES"/>
        </w:rPr>
        <w:t>(</w:t>
      </w:r>
      <w:proofErr w:type="spellStart"/>
      <w:r w:rsidRPr="5B0BC201">
        <w:rPr>
          <w:i/>
          <w:iCs/>
          <w:lang w:val="es-ES"/>
        </w:rPr>
        <w:t>x</w:t>
      </w:r>
      <w:r w:rsidRPr="5B0BC201">
        <w:rPr>
          <w:i/>
          <w:iCs/>
          <w:vertAlign w:val="subscript"/>
          <w:lang w:val="es-ES"/>
        </w:rPr>
        <w:t>n</w:t>
      </w:r>
      <w:r w:rsidRPr="5B0BC201">
        <w:rPr>
          <w:lang w:val="es-ES"/>
        </w:rPr>
        <w:t>,</w:t>
      </w:r>
      <w:r w:rsidRPr="5B0BC201">
        <w:rPr>
          <w:i/>
          <w:iCs/>
          <w:lang w:val="es-ES"/>
        </w:rPr>
        <w:t>y</w:t>
      </w:r>
      <w:r w:rsidRPr="5B0BC201">
        <w:rPr>
          <w:i/>
          <w:iCs/>
          <w:vertAlign w:val="subscript"/>
          <w:lang w:val="es-ES"/>
        </w:rPr>
        <w:t>n</w:t>
      </w:r>
      <w:proofErr w:type="spellEnd"/>
      <w:r w:rsidRPr="5B0BC201">
        <w:rPr>
          <w:lang w:val="es-ES"/>
        </w:rPr>
        <w:t>); (2)el error absoluto a lo largo del eje x dado por |</w:t>
      </w:r>
      <w:r w:rsidRPr="5B0BC201">
        <w:rPr>
          <w:i/>
          <w:iCs/>
          <w:lang w:val="es-ES"/>
        </w:rPr>
        <w:t>E</w:t>
      </w:r>
      <w:r w:rsidRPr="5B0BC201">
        <w:rPr>
          <w:i/>
          <w:iCs/>
          <w:vertAlign w:val="subscript"/>
          <w:lang w:val="es-ES"/>
        </w:rPr>
        <w:t>x</w:t>
      </w:r>
      <w:r w:rsidRPr="5B0BC201">
        <w:rPr>
          <w:rFonts w:ascii="Gungsuh" w:eastAsia="Gungsuh" w:hAnsi="Gungsuh" w:cs="Gungsuh"/>
          <w:lang w:val="es-ES"/>
        </w:rPr>
        <w:t>−</w:t>
      </w:r>
      <w:proofErr w:type="spellStart"/>
      <w:r w:rsidRPr="5B0BC201">
        <w:rPr>
          <w:i/>
          <w:iCs/>
          <w:lang w:val="es-ES"/>
        </w:rPr>
        <w:t>x</w:t>
      </w:r>
      <w:r w:rsidRPr="5B0BC201">
        <w:rPr>
          <w:i/>
          <w:iCs/>
          <w:vertAlign w:val="subscript"/>
          <w:lang w:val="es-ES"/>
        </w:rPr>
        <w:t>n</w:t>
      </w:r>
      <w:proofErr w:type="spellEnd"/>
      <w:r w:rsidRPr="5B0BC201">
        <w:rPr>
          <w:lang w:val="es-ES"/>
        </w:rPr>
        <w:t xml:space="preserve">| e (3) el error absoluto a lo largo del eje y dado por </w:t>
      </w:r>
      <w:commentRangeStart w:id="176"/>
      <w:r w:rsidR="7B2B25B6" w:rsidRPr="5B0BC201">
        <w:rPr>
          <w:lang w:val="es-ES"/>
        </w:rPr>
        <w:t>|</w:t>
      </w:r>
      <w:proofErr w:type="spellStart"/>
      <w:r w:rsidRPr="5B0BC201">
        <w:rPr>
          <w:i/>
          <w:iCs/>
          <w:lang w:val="es-ES"/>
        </w:rPr>
        <w:t>E</w:t>
      </w:r>
      <w:r w:rsidRPr="5B0BC201">
        <w:rPr>
          <w:i/>
          <w:iCs/>
          <w:vertAlign w:val="subscript"/>
          <w:lang w:val="es-ES"/>
        </w:rPr>
        <w:t>y</w:t>
      </w:r>
      <w:r w:rsidRPr="5B0BC201">
        <w:rPr>
          <w:rFonts w:ascii="Gungsuh" w:eastAsia="Gungsuh" w:hAnsi="Gungsuh" w:cs="Gungsuh"/>
          <w:lang w:val="es-ES"/>
        </w:rPr>
        <w:t>−</w:t>
      </w:r>
      <w:r w:rsidRPr="5B0BC201">
        <w:rPr>
          <w:i/>
          <w:iCs/>
          <w:lang w:val="es-ES"/>
        </w:rPr>
        <w:t>y</w:t>
      </w:r>
      <w:r w:rsidRPr="5B0BC201">
        <w:rPr>
          <w:i/>
          <w:iCs/>
          <w:vertAlign w:val="subscript"/>
          <w:lang w:val="es-ES"/>
        </w:rPr>
        <w:t>n</w:t>
      </w:r>
      <w:proofErr w:type="spellEnd"/>
      <w:r w:rsidRPr="5B0BC201">
        <w:rPr>
          <w:rFonts w:ascii="Arial Unicode MS" w:eastAsia="Arial Unicode MS" w:hAnsi="Arial Unicode MS" w:cs="Arial Unicode MS"/>
          <w:lang w:val="es-ES"/>
        </w:rPr>
        <w:t xml:space="preserve"> ⃒. </w:t>
      </w:r>
      <w:commentRangeEnd w:id="176"/>
      <w:r w:rsidR="00F150BE">
        <w:commentReference w:id="176"/>
      </w:r>
    </w:p>
    <w:p w14:paraId="00000150" w14:textId="7F0F9C08" w:rsidR="00184BD9" w:rsidRPr="006B160B" w:rsidRDefault="2F9A5EE7" w:rsidP="170CE702">
      <w:pPr>
        <w:ind w:firstLine="720"/>
        <w:rPr>
          <w:lang w:val="es-ES"/>
        </w:rPr>
      </w:pPr>
      <w:r w:rsidRPr="170CE702">
        <w:rPr>
          <w:lang w:val="es-ES"/>
        </w:rPr>
        <w:t xml:space="preserve">El resultado de este análisis puede verse en la </w:t>
      </w:r>
      <w:r w:rsidR="00F150BE" w:rsidRPr="5B0BC201">
        <w:rPr>
          <w:lang w:val="es-ES"/>
        </w:rPr>
        <w:fldChar w:fldCharType="begin"/>
      </w:r>
      <w:r w:rsidR="00F150BE" w:rsidRPr="5B0BC201">
        <w:rPr>
          <w:lang w:val="es-ES"/>
        </w:rPr>
        <w:instrText xml:space="preserve"> REF _Ref129562209 \h </w:instrText>
      </w:r>
      <w:r w:rsidR="00F150BE" w:rsidRPr="5B0BC201">
        <w:rPr>
          <w:lang w:val="es-ES"/>
        </w:rPr>
      </w:r>
      <w:r w:rsidR="00F150BE" w:rsidRPr="5B0BC201">
        <w:rPr>
          <w:lang w:val="es-ES"/>
        </w:rPr>
        <w:fldChar w:fldCharType="separate"/>
      </w:r>
      <w:r w:rsidR="6CA583C7">
        <w:t xml:space="preserve">Tabla </w:t>
      </w:r>
      <w:r w:rsidR="6CA583C7">
        <w:rPr>
          <w:noProof/>
        </w:rPr>
        <w:t>4</w:t>
      </w:r>
      <w:r w:rsidR="00F150BE" w:rsidRPr="5B0BC201">
        <w:rPr>
          <w:lang w:val="es-ES"/>
        </w:rPr>
        <w:fldChar w:fldCharType="end"/>
      </w:r>
      <w:r w:rsidRPr="170CE702">
        <w:rPr>
          <w:lang w:val="es-ES"/>
        </w:rPr>
        <w:t xml:space="preserve">, donde se evaluó el error mínimo, el error máximo y el error medio. Los errores pueden ser mayores o menores en función de la calidad de los datos adquiridos. La </w:t>
      </w:r>
      <w:r w:rsidR="00F150BE" w:rsidRPr="5B0BC201">
        <w:rPr>
          <w:lang w:val="es-ES"/>
        </w:rPr>
        <w:fldChar w:fldCharType="begin"/>
      </w:r>
      <w:r w:rsidR="00F150BE" w:rsidRPr="5B0BC201">
        <w:rPr>
          <w:lang w:val="es-ES"/>
        </w:rPr>
        <w:instrText xml:space="preserve"> REF _Ref129562209 \h </w:instrText>
      </w:r>
      <w:r w:rsidR="00F150BE" w:rsidRPr="5B0BC201">
        <w:rPr>
          <w:lang w:val="es-ES"/>
        </w:rPr>
      </w:r>
      <w:r w:rsidR="00F150BE" w:rsidRPr="5B0BC201">
        <w:rPr>
          <w:lang w:val="es-ES"/>
        </w:rPr>
        <w:fldChar w:fldCharType="separate"/>
      </w:r>
      <w:r w:rsidR="6CA583C7">
        <w:t xml:space="preserve">Tabla </w:t>
      </w:r>
      <w:r w:rsidR="6CA583C7">
        <w:rPr>
          <w:noProof/>
        </w:rPr>
        <w:t>4</w:t>
      </w:r>
      <w:r w:rsidR="00F150BE" w:rsidRPr="5B0BC201">
        <w:rPr>
          <w:lang w:val="es-ES"/>
        </w:rPr>
        <w:fldChar w:fldCharType="end"/>
      </w:r>
      <w:r w:rsidRPr="170CE702">
        <w:rPr>
          <w:lang w:val="es-ES"/>
        </w:rPr>
        <w:t xml:space="preserve"> muestra que, en el contexto general, los modelos geométricos (</w:t>
      </w:r>
      <w:proofErr w:type="spellStart"/>
      <w:r w:rsidRPr="170CE702">
        <w:rPr>
          <w:lang w:val="es-ES"/>
        </w:rPr>
        <w:t>wPPC</w:t>
      </w:r>
      <w:proofErr w:type="spellEnd"/>
      <w:r w:rsidRPr="170CE702">
        <w:rPr>
          <w:lang w:val="es-ES"/>
        </w:rPr>
        <w:t>, PPC, CHC, PLI, MAI, TLI) presentan mejores resultados (menos errores) que los modelos numéricos (</w:t>
      </w:r>
      <w:proofErr w:type="spellStart"/>
      <w:r w:rsidRPr="170CE702">
        <w:rPr>
          <w:lang w:val="es-ES"/>
        </w:rPr>
        <w:t>WLSm</w:t>
      </w:r>
      <w:proofErr w:type="spellEnd"/>
      <w:r w:rsidRPr="170CE702">
        <w:rPr>
          <w:lang w:val="es-ES"/>
        </w:rPr>
        <w:t xml:space="preserve">, </w:t>
      </w:r>
      <w:proofErr w:type="spellStart"/>
      <w:r w:rsidRPr="170CE702">
        <w:rPr>
          <w:lang w:val="es-ES"/>
        </w:rPr>
        <w:t>NRm</w:t>
      </w:r>
      <w:proofErr w:type="spellEnd"/>
      <w:r w:rsidRPr="170CE702">
        <w:rPr>
          <w:lang w:val="es-ES"/>
        </w:rPr>
        <w:t xml:space="preserve"> y </w:t>
      </w:r>
      <w:proofErr w:type="spellStart"/>
      <w:r w:rsidRPr="170CE702">
        <w:rPr>
          <w:lang w:val="es-ES"/>
        </w:rPr>
        <w:t>LSm</w:t>
      </w:r>
      <w:proofErr w:type="spellEnd"/>
      <w:r w:rsidRPr="170CE702">
        <w:rPr>
          <w:lang w:val="es-ES"/>
        </w:rPr>
        <w:t xml:space="preserve">). </w:t>
      </w:r>
    </w:p>
    <w:p w14:paraId="00000151" w14:textId="77777777" w:rsidR="00184BD9" w:rsidRPr="006B160B" w:rsidRDefault="00184BD9" w:rsidP="5B0BC201">
      <w:pPr>
        <w:ind w:firstLine="141"/>
        <w:jc w:val="left"/>
        <w:rPr>
          <w:sz w:val="20"/>
          <w:szCs w:val="20"/>
          <w:lang w:val="es-ES"/>
        </w:rPr>
      </w:pPr>
    </w:p>
    <w:p w14:paraId="1F5A505D" w14:textId="3342038B" w:rsidR="004372E4" w:rsidRDefault="7B2B25B6" w:rsidP="5B0BC201">
      <w:pPr>
        <w:pStyle w:val="Legenda"/>
        <w:keepNext/>
        <w:ind w:firstLine="141"/>
        <w:jc w:val="left"/>
      </w:pPr>
      <w:bookmarkStart w:id="177" w:name="_Ref129562209"/>
      <w:bookmarkStart w:id="178" w:name="_Toc132237462"/>
      <w:r>
        <w:lastRenderedPageBreak/>
        <w:t xml:space="preserve">Tabla </w:t>
      </w:r>
      <w:fldSimple w:instr=" SEQ Tabla \* ARABIC ">
        <w:ins w:id="179" w:author="ecacarva" w:date="2023-04-13T00:10:00Z">
          <w:r w:rsidR="00372D6C">
            <w:rPr>
              <w:noProof/>
            </w:rPr>
            <w:t>5</w:t>
          </w:r>
        </w:ins>
        <w:del w:id="180" w:author="ecacarva" w:date="2023-04-13T00:10:00Z">
          <w:r w:rsidR="00992735" w:rsidDel="00372D6C">
            <w:rPr>
              <w:noProof/>
            </w:rPr>
            <w:delText>4</w:delText>
          </w:r>
        </w:del>
      </w:fldSimple>
      <w:bookmarkEnd w:id="177"/>
      <w:r>
        <w:t xml:space="preserve">. </w:t>
      </w:r>
      <w:proofErr w:type="spellStart"/>
      <w:r w:rsidR="6CA583C7">
        <w:t>Magnitud</w:t>
      </w:r>
      <w:proofErr w:type="spellEnd"/>
      <w:r w:rsidR="6CA583C7">
        <w:t xml:space="preserve"> </w:t>
      </w:r>
      <w:proofErr w:type="spellStart"/>
      <w:r w:rsidR="6CA583C7">
        <w:t>en</w:t>
      </w:r>
      <w:proofErr w:type="spellEnd"/>
      <w:r w:rsidR="6CA583C7">
        <w:t xml:space="preserve"> metros de </w:t>
      </w:r>
      <w:proofErr w:type="spellStart"/>
      <w:r w:rsidR="6CA583C7">
        <w:t>los</w:t>
      </w:r>
      <w:proofErr w:type="spellEnd"/>
      <w:r w:rsidR="6CA583C7">
        <w:t xml:space="preserve"> </w:t>
      </w:r>
      <w:proofErr w:type="spellStart"/>
      <w:r w:rsidR="6CA583C7">
        <w:t>errores</w:t>
      </w:r>
      <w:proofErr w:type="spellEnd"/>
      <w:r w:rsidR="6CA583C7">
        <w:t xml:space="preserve"> em </w:t>
      </w:r>
      <w:proofErr w:type="spellStart"/>
      <w:r w:rsidR="6CA583C7">
        <w:t>los</w:t>
      </w:r>
      <w:proofErr w:type="spellEnd"/>
      <w:r w:rsidR="6CA583C7">
        <w:t xml:space="preserve"> casos </w:t>
      </w:r>
      <w:proofErr w:type="spellStart"/>
      <w:r w:rsidR="6CA583C7">
        <w:t>experimentales</w:t>
      </w:r>
      <w:bookmarkEnd w:id="178"/>
      <w:proofErr w:type="spellEnd"/>
    </w:p>
    <w:p w14:paraId="00000155" w14:textId="77777777" w:rsidR="00184BD9" w:rsidRPr="006B160B" w:rsidRDefault="00F150BE" w:rsidP="5B0BC201">
      <w:pPr>
        <w:rPr>
          <w:lang w:val="es-ES"/>
        </w:rPr>
      </w:pPr>
      <w:r w:rsidRPr="0048375A">
        <w:rPr>
          <w:noProof/>
          <w:lang w:eastAsia="pt-BR"/>
        </w:rPr>
        <w:drawing>
          <wp:inline distT="114300" distB="114300" distL="114300" distR="114300" wp14:anchorId="72B55A41" wp14:editId="07777777">
            <wp:extent cx="5400675" cy="1251384"/>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t="16097"/>
                    <a:stretch>
                      <a:fillRect/>
                    </a:stretch>
                  </pic:blipFill>
                  <pic:spPr>
                    <a:xfrm>
                      <a:off x="0" y="0"/>
                      <a:ext cx="5400675" cy="1251384"/>
                    </a:xfrm>
                    <a:prstGeom prst="rect">
                      <a:avLst/>
                    </a:prstGeom>
                    <a:ln/>
                  </pic:spPr>
                </pic:pic>
              </a:graphicData>
            </a:graphic>
          </wp:inline>
        </w:drawing>
      </w:r>
    </w:p>
    <w:p w14:paraId="00000156" w14:textId="77777777" w:rsidR="00184BD9" w:rsidRPr="006B160B" w:rsidRDefault="00184BD9" w:rsidP="5B0BC201">
      <w:pPr>
        <w:rPr>
          <w:lang w:val="es-ES"/>
        </w:rPr>
      </w:pPr>
    </w:p>
    <w:p w14:paraId="3F5B676C" w14:textId="6019B36C" w:rsidR="00372D6C" w:rsidRPr="006B160B" w:rsidDel="00AB3580" w:rsidRDefault="008D1B5C" w:rsidP="008D1B5C">
      <w:r w:rsidRPr="008D1B5C">
        <w:rPr>
          <w:lang w:val="es-ES"/>
        </w:rPr>
        <w:t xml:space="preserve">Considerando el error mínimo, el WPPC, presentó una media de 0,4 comparando el resultado con los métodos CHC y PLI (0,3) se puede afirmar que, cuando los datos son buenos, el WPPC produce una respuesta tan precisa como CHC y PLI. En cuanto al error máximo, los errores medios producidos por los métodos tradicionales se sitúan entre ~13 y ~20, para los métodos geométricos éstos se sitúan en torno a ~15, para </w:t>
      </w:r>
      <w:proofErr w:type="spellStart"/>
      <w:r w:rsidRPr="008D1B5C">
        <w:rPr>
          <w:lang w:val="es-ES"/>
        </w:rPr>
        <w:t>wPPC</w:t>
      </w:r>
      <w:proofErr w:type="spellEnd"/>
      <w:r w:rsidRPr="008D1B5C">
        <w:rPr>
          <w:lang w:val="es-ES"/>
        </w:rPr>
        <w:t xml:space="preserve"> y CHC promedian ~10, finalmente para MAI y TLI presentan errores medios de ~8. Considerando el error medio, WPPC presentó el error medio más bajo en comparación con todos los demás métodos. Por lo tanto, a partir de estos análisis se puede afirmar que los resultados presentados por el WPPD cuando hay una alta precisión de los datos (error mínimo) son aceptables y cuando estos datos son malos o moderados (errores moderados y medios) el WPPC presenta una respuesta más precisa que los otros métodos. El cuadro 2 presenta la variabilidad de los errores cometidos (para cada métrica de evaluación) por los métodos en función de los errores de los datos. A través de la variabilidad efectiva de los errores (Tabla 5) es posible evaluar la sensibilidad del método a la variación de la calidad de los datos. Los valores más bajos indican una menor sensibilidad a los errores en los datos y, en consecuencia, la obtención de resultados más precisos. En este sentido, los modelos geométricos (WPPC, PPC, CHC, PLI, MAI, TLI) si se comparan con los métodos tradicionales (</w:t>
      </w:r>
      <w:proofErr w:type="spellStart"/>
      <w:r w:rsidRPr="008D1B5C">
        <w:rPr>
          <w:lang w:val="es-ES"/>
        </w:rPr>
        <w:t>WLSm</w:t>
      </w:r>
      <w:proofErr w:type="spellEnd"/>
      <w:r w:rsidRPr="008D1B5C">
        <w:rPr>
          <w:lang w:val="es-ES"/>
        </w:rPr>
        <w:t xml:space="preserve">, </w:t>
      </w:r>
      <w:proofErr w:type="spellStart"/>
      <w:r w:rsidRPr="008D1B5C">
        <w:rPr>
          <w:lang w:val="es-ES"/>
        </w:rPr>
        <w:t>NRm</w:t>
      </w:r>
      <w:proofErr w:type="spellEnd"/>
      <w:r w:rsidRPr="008D1B5C">
        <w:rPr>
          <w:lang w:val="es-ES"/>
        </w:rPr>
        <w:t xml:space="preserve"> y </w:t>
      </w:r>
      <w:proofErr w:type="spellStart"/>
      <w:r w:rsidRPr="008D1B5C">
        <w:rPr>
          <w:lang w:val="es-ES"/>
        </w:rPr>
        <w:t>LSm</w:t>
      </w:r>
      <w:proofErr w:type="spellEnd"/>
      <w:r w:rsidRPr="008D1B5C">
        <w:rPr>
          <w:lang w:val="es-ES"/>
        </w:rPr>
        <w:t xml:space="preserve">) mostraron ser más eficientes cuando se opera con datos que tienen errores. El MAI, el TLI y el WPPC pueden destacarse como métodos con mayor capacidad para procesar datos con </w:t>
      </w:r>
      <w:proofErr w:type="spellStart"/>
      <w:r w:rsidRPr="008D1B5C">
        <w:rPr>
          <w:lang w:val="es-ES"/>
        </w:rPr>
        <w:t>errores.Tabla</w:t>
      </w:r>
      <w:proofErr w:type="spellEnd"/>
      <w:r w:rsidRPr="008D1B5C">
        <w:rPr>
          <w:lang w:val="es-ES"/>
        </w:rPr>
        <w:t xml:space="preserve"> 6. Desviación </w:t>
      </w:r>
      <w:proofErr w:type="spellStart"/>
      <w:r w:rsidRPr="008D1B5C">
        <w:rPr>
          <w:lang w:val="es-ES"/>
        </w:rPr>
        <w:t>estândar</w:t>
      </w:r>
      <w:proofErr w:type="spellEnd"/>
      <w:r w:rsidRPr="008D1B5C">
        <w:rPr>
          <w:lang w:val="es-ES"/>
        </w:rPr>
        <w:t xml:space="preserve"> de los errores</w:t>
      </w:r>
    </w:p>
    <w:p w14:paraId="00000161" w14:textId="77777777" w:rsidR="00184BD9" w:rsidRPr="006B160B" w:rsidRDefault="00F150BE" w:rsidP="5B0BC201">
      <w:pPr>
        <w:rPr>
          <w:lang w:val="es-ES"/>
        </w:rPr>
      </w:pPr>
      <w:r w:rsidRPr="0048375A">
        <w:rPr>
          <w:noProof/>
          <w:lang w:eastAsia="pt-BR"/>
        </w:rPr>
        <w:lastRenderedPageBreak/>
        <w:drawing>
          <wp:inline distT="114300" distB="114300" distL="114300" distR="114300" wp14:anchorId="435D10D6" wp14:editId="07777777">
            <wp:extent cx="3810000" cy="1899196"/>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t="13683"/>
                    <a:stretch>
                      <a:fillRect/>
                    </a:stretch>
                  </pic:blipFill>
                  <pic:spPr>
                    <a:xfrm>
                      <a:off x="0" y="0"/>
                      <a:ext cx="3810000" cy="1899196"/>
                    </a:xfrm>
                    <a:prstGeom prst="rect">
                      <a:avLst/>
                    </a:prstGeom>
                    <a:ln/>
                  </pic:spPr>
                </pic:pic>
              </a:graphicData>
            </a:graphic>
          </wp:inline>
        </w:drawing>
      </w:r>
    </w:p>
    <w:p w14:paraId="00000162" w14:textId="77777777" w:rsidR="00184BD9" w:rsidRPr="006B160B" w:rsidRDefault="00184BD9" w:rsidP="5B0BC201">
      <w:pPr>
        <w:rPr>
          <w:lang w:val="es-ES"/>
        </w:rPr>
      </w:pPr>
    </w:p>
    <w:p w14:paraId="00000163" w14:textId="11A6D18A" w:rsidR="00184BD9" w:rsidRPr="006B160B" w:rsidRDefault="6F166E02" w:rsidP="4A826FE5">
      <w:pPr>
        <w:rPr>
          <w:b/>
          <w:bCs/>
          <w:i/>
          <w:iCs/>
          <w:color w:val="000000" w:themeColor="text1"/>
          <w:lang w:val="es-ES"/>
        </w:rPr>
      </w:pPr>
      <w:r w:rsidRPr="4A826FE5">
        <w:rPr>
          <w:lang w:val="es-ES"/>
        </w:rPr>
        <w:t>Artículo 4:</w:t>
      </w:r>
      <w:r w:rsidR="0BBE6D0B" w:rsidRPr="4A826FE5">
        <w:rPr>
          <w:b/>
          <w:bCs/>
          <w:i/>
          <w:iCs/>
          <w:color w:val="000000" w:themeColor="text1"/>
          <w:lang w:val="es-ES"/>
        </w:rPr>
        <w:t xml:space="preserve"> A </w:t>
      </w:r>
      <w:proofErr w:type="spellStart"/>
      <w:r w:rsidR="0BBE6D0B" w:rsidRPr="4A826FE5">
        <w:rPr>
          <w:b/>
          <w:bCs/>
          <w:i/>
          <w:iCs/>
          <w:color w:val="000000" w:themeColor="text1"/>
          <w:lang w:val="es-ES"/>
        </w:rPr>
        <w:t>Context-Aware</w:t>
      </w:r>
      <w:proofErr w:type="spellEnd"/>
      <w:r w:rsidR="0BBE6D0B" w:rsidRPr="4A826FE5">
        <w:rPr>
          <w:b/>
          <w:bCs/>
          <w:i/>
          <w:iCs/>
          <w:color w:val="000000" w:themeColor="text1"/>
          <w:lang w:val="es-ES"/>
        </w:rPr>
        <w:t xml:space="preserve"> Artificial </w:t>
      </w:r>
      <w:proofErr w:type="spellStart"/>
      <w:r w:rsidR="0BBE6D0B" w:rsidRPr="4A826FE5">
        <w:rPr>
          <w:b/>
          <w:bCs/>
          <w:i/>
          <w:iCs/>
          <w:color w:val="000000" w:themeColor="text1"/>
          <w:lang w:val="es-ES"/>
        </w:rPr>
        <w:t>Intelligence-based</w:t>
      </w:r>
      <w:proofErr w:type="spellEnd"/>
      <w:r w:rsidR="0BBE6D0B" w:rsidRPr="4A826FE5">
        <w:rPr>
          <w:b/>
          <w:bCs/>
          <w:i/>
          <w:iCs/>
          <w:color w:val="000000" w:themeColor="text1"/>
          <w:lang w:val="es-ES"/>
        </w:rPr>
        <w:t xml:space="preserve"> </w:t>
      </w:r>
      <w:proofErr w:type="spellStart"/>
      <w:r w:rsidR="0BBE6D0B" w:rsidRPr="4A826FE5">
        <w:rPr>
          <w:b/>
          <w:bCs/>
          <w:i/>
          <w:iCs/>
          <w:color w:val="000000" w:themeColor="text1"/>
          <w:lang w:val="es-ES"/>
        </w:rPr>
        <w:t>System</w:t>
      </w:r>
      <w:proofErr w:type="spellEnd"/>
      <w:r w:rsidR="0BBE6D0B" w:rsidRPr="4A826FE5">
        <w:rPr>
          <w:b/>
          <w:bCs/>
          <w:i/>
          <w:iCs/>
          <w:color w:val="000000" w:themeColor="text1"/>
          <w:lang w:val="es-ES"/>
        </w:rPr>
        <w:t xml:space="preserve"> </w:t>
      </w:r>
      <w:proofErr w:type="spellStart"/>
      <w:r w:rsidR="0BBE6D0B" w:rsidRPr="4A826FE5">
        <w:rPr>
          <w:b/>
          <w:bCs/>
          <w:i/>
          <w:iCs/>
          <w:color w:val="000000" w:themeColor="text1"/>
          <w:lang w:val="es-ES"/>
        </w:rPr>
        <w:t>to</w:t>
      </w:r>
      <w:proofErr w:type="spellEnd"/>
      <w:r w:rsidR="0BBE6D0B" w:rsidRPr="4A826FE5">
        <w:rPr>
          <w:b/>
          <w:bCs/>
          <w:i/>
          <w:iCs/>
          <w:color w:val="000000" w:themeColor="text1"/>
          <w:lang w:val="es-ES"/>
        </w:rPr>
        <w:t xml:space="preserve"> </w:t>
      </w:r>
      <w:proofErr w:type="spellStart"/>
      <w:r w:rsidR="0BBE6D0B" w:rsidRPr="4A826FE5">
        <w:rPr>
          <w:b/>
          <w:bCs/>
          <w:i/>
          <w:iCs/>
          <w:color w:val="000000" w:themeColor="text1"/>
          <w:lang w:val="es-ES"/>
        </w:rPr>
        <w:t>Support</w:t>
      </w:r>
      <w:proofErr w:type="spellEnd"/>
      <w:r w:rsidR="0BBE6D0B" w:rsidRPr="4A826FE5">
        <w:rPr>
          <w:b/>
          <w:bCs/>
          <w:i/>
          <w:iCs/>
          <w:color w:val="000000" w:themeColor="text1"/>
          <w:lang w:val="es-ES"/>
        </w:rPr>
        <w:t xml:space="preserve"> Street </w:t>
      </w:r>
      <w:proofErr w:type="spellStart"/>
      <w:r w:rsidR="0BBE6D0B" w:rsidRPr="4A826FE5">
        <w:rPr>
          <w:b/>
          <w:bCs/>
          <w:i/>
          <w:iCs/>
          <w:color w:val="000000" w:themeColor="text1"/>
          <w:lang w:val="es-ES"/>
        </w:rPr>
        <w:t>Crossings</w:t>
      </w:r>
      <w:proofErr w:type="spellEnd"/>
      <w:r w:rsidR="0BBE6D0B" w:rsidRPr="4A826FE5">
        <w:rPr>
          <w:b/>
          <w:bCs/>
          <w:i/>
          <w:iCs/>
          <w:color w:val="000000" w:themeColor="text1"/>
          <w:lang w:val="es-ES"/>
        </w:rPr>
        <w:t xml:space="preserve"> </w:t>
      </w:r>
      <w:proofErr w:type="spellStart"/>
      <w:r w:rsidR="0BBE6D0B" w:rsidRPr="4A826FE5">
        <w:rPr>
          <w:b/>
          <w:bCs/>
          <w:i/>
          <w:iCs/>
          <w:color w:val="000000" w:themeColor="text1"/>
          <w:lang w:val="es-ES"/>
        </w:rPr>
        <w:t>For</w:t>
      </w:r>
      <w:proofErr w:type="spellEnd"/>
      <w:r w:rsidR="0BBE6D0B" w:rsidRPr="4A826FE5">
        <w:rPr>
          <w:b/>
          <w:bCs/>
          <w:i/>
          <w:iCs/>
          <w:color w:val="000000" w:themeColor="text1"/>
          <w:lang w:val="es-ES"/>
        </w:rPr>
        <w:t xml:space="preserve"> </w:t>
      </w:r>
      <w:proofErr w:type="spellStart"/>
      <w:r w:rsidR="0BBE6D0B" w:rsidRPr="4A826FE5">
        <w:rPr>
          <w:b/>
          <w:bCs/>
          <w:i/>
          <w:iCs/>
          <w:color w:val="000000" w:themeColor="text1"/>
          <w:lang w:val="es-ES"/>
        </w:rPr>
        <w:t>Pedestrians</w:t>
      </w:r>
      <w:proofErr w:type="spellEnd"/>
      <w:r w:rsidR="0BBE6D0B" w:rsidRPr="4A826FE5">
        <w:rPr>
          <w:b/>
          <w:bCs/>
          <w:i/>
          <w:iCs/>
          <w:color w:val="000000" w:themeColor="text1"/>
          <w:lang w:val="es-ES"/>
        </w:rPr>
        <w:t xml:space="preserve"> </w:t>
      </w:r>
      <w:proofErr w:type="spellStart"/>
      <w:r w:rsidR="0BBE6D0B" w:rsidRPr="4A826FE5">
        <w:rPr>
          <w:b/>
          <w:bCs/>
          <w:i/>
          <w:iCs/>
          <w:color w:val="000000" w:themeColor="text1"/>
          <w:lang w:val="es-ES"/>
        </w:rPr>
        <w:t>with</w:t>
      </w:r>
      <w:proofErr w:type="spellEnd"/>
      <w:r w:rsidR="0BBE6D0B" w:rsidRPr="4A826FE5">
        <w:rPr>
          <w:b/>
          <w:bCs/>
          <w:i/>
          <w:iCs/>
          <w:color w:val="000000" w:themeColor="text1"/>
          <w:lang w:val="es-ES"/>
        </w:rPr>
        <w:t xml:space="preserve"> Visual </w:t>
      </w:r>
      <w:proofErr w:type="spellStart"/>
      <w:r w:rsidR="0BBE6D0B" w:rsidRPr="4A826FE5">
        <w:rPr>
          <w:b/>
          <w:bCs/>
          <w:i/>
          <w:iCs/>
          <w:color w:val="000000" w:themeColor="text1"/>
          <w:lang w:val="es-ES"/>
        </w:rPr>
        <w:t>Impairments</w:t>
      </w:r>
      <w:proofErr w:type="spellEnd"/>
    </w:p>
    <w:p w14:paraId="00000164" w14:textId="02B9FC33" w:rsidR="00184BD9" w:rsidRPr="006B160B" w:rsidRDefault="648294AF" w:rsidP="170CE702">
      <w:pPr>
        <w:rPr>
          <w:lang w:val="es-ES"/>
        </w:rPr>
      </w:pPr>
      <w:r w:rsidRPr="170CE702">
        <w:rPr>
          <w:lang w:val="es-ES"/>
        </w:rPr>
        <w:t>Como resultado de este estudio se presenta la arquitectura del proyecto</w:t>
      </w:r>
      <w:r w:rsidR="5CFDB92B" w:rsidRPr="170CE702">
        <w:rPr>
          <w:lang w:val="es-ES"/>
        </w:rPr>
        <w:t xml:space="preserve"> completo</w:t>
      </w:r>
      <w:r w:rsidRPr="170CE702">
        <w:rPr>
          <w:lang w:val="es-ES"/>
        </w:rPr>
        <w:t xml:space="preserve"> donde hay tres componentes principales de hardware: el </w:t>
      </w:r>
      <w:proofErr w:type="spellStart"/>
      <w:r w:rsidRPr="170CE702">
        <w:rPr>
          <w:lang w:val="es-ES"/>
        </w:rPr>
        <w:t>smartphone</w:t>
      </w:r>
      <w:proofErr w:type="spellEnd"/>
      <w:r w:rsidRPr="170CE702">
        <w:rPr>
          <w:lang w:val="es-ES"/>
        </w:rPr>
        <w:t>, el semáforo inteligente y las antenas</w:t>
      </w:r>
      <w:r w:rsidRPr="4A826FE5">
        <w:rPr>
          <w:i/>
          <w:iCs/>
          <w:lang w:val="es-ES"/>
        </w:rPr>
        <w:t xml:space="preserve"> </w:t>
      </w:r>
      <w:proofErr w:type="spellStart"/>
      <w:r w:rsidRPr="4A826FE5">
        <w:rPr>
          <w:i/>
          <w:iCs/>
          <w:lang w:val="es-ES"/>
        </w:rPr>
        <w:t>WiFi</w:t>
      </w:r>
      <w:proofErr w:type="spellEnd"/>
      <w:r w:rsidRPr="170CE702">
        <w:rPr>
          <w:lang w:val="es-ES"/>
        </w:rPr>
        <w:t xml:space="preserve">. El semáforo inteligente supervisa las intersecciones mediante cámaras IP y algoritmos de </w:t>
      </w:r>
      <w:proofErr w:type="spellStart"/>
      <w:r w:rsidRPr="170CE702">
        <w:rPr>
          <w:lang w:val="es-ES"/>
        </w:rPr>
        <w:t>trilateración</w:t>
      </w:r>
      <w:proofErr w:type="spellEnd"/>
      <w:r w:rsidRPr="170CE702">
        <w:rPr>
          <w:lang w:val="es-ES"/>
        </w:rPr>
        <w:t xml:space="preserve"> de señales y procesamiento de imágenes (basados en redes neuronales y procesos de correlación de datos). Las antenas </w:t>
      </w:r>
      <w:proofErr w:type="spellStart"/>
      <w:r w:rsidRPr="4A826FE5">
        <w:rPr>
          <w:i/>
          <w:iCs/>
          <w:lang w:val="es-ES"/>
        </w:rPr>
        <w:t>WiFi</w:t>
      </w:r>
      <w:proofErr w:type="spellEnd"/>
      <w:r w:rsidRPr="170CE702">
        <w:rPr>
          <w:lang w:val="es-ES"/>
        </w:rPr>
        <w:t xml:space="preserve"> instaladas en las intersecciones, utilizadas únicamente con fines de localización, se encargan de intercambiar la señal mediante la tecnología de red celular de alta velocidad, como 3G o 4G, con el </w:t>
      </w:r>
      <w:proofErr w:type="spellStart"/>
      <w:r w:rsidRPr="170CE702">
        <w:rPr>
          <w:lang w:val="es-ES"/>
        </w:rPr>
        <w:t>smartphone</w:t>
      </w:r>
      <w:proofErr w:type="spellEnd"/>
      <w:r w:rsidRPr="170CE702">
        <w:rPr>
          <w:lang w:val="es-ES"/>
        </w:rPr>
        <w:t xml:space="preserve"> (</w:t>
      </w:r>
      <w:r w:rsidR="00F150BE" w:rsidRPr="4A826FE5">
        <w:rPr>
          <w:lang w:val="es-ES"/>
        </w:rPr>
        <w:fldChar w:fldCharType="begin"/>
      </w:r>
      <w:r w:rsidR="00F150BE" w:rsidRPr="4A826FE5">
        <w:rPr>
          <w:lang w:val="es-ES"/>
        </w:rPr>
        <w:instrText xml:space="preserve"> REF _Ref129562342 \h </w:instrText>
      </w:r>
      <w:r w:rsidR="00F150BE" w:rsidRPr="4A826FE5">
        <w:rPr>
          <w:lang w:val="es-ES"/>
        </w:rPr>
      </w:r>
      <w:r w:rsidR="00F150BE" w:rsidRPr="4A826FE5">
        <w:rPr>
          <w:lang w:val="es-ES"/>
        </w:rPr>
        <w:fldChar w:fldCharType="separate"/>
      </w:r>
      <w:r w:rsidR="5CFDB92B">
        <w:t xml:space="preserve">Figura </w:t>
      </w:r>
      <w:r w:rsidR="5CFDB92B">
        <w:rPr>
          <w:noProof/>
        </w:rPr>
        <w:t>9</w:t>
      </w:r>
      <w:r w:rsidR="00F150BE" w:rsidRPr="4A826FE5">
        <w:rPr>
          <w:lang w:val="es-ES"/>
        </w:rPr>
        <w:fldChar w:fldCharType="end"/>
      </w:r>
      <w:r w:rsidRPr="170CE702">
        <w:rPr>
          <w:lang w:val="es-ES"/>
        </w:rPr>
        <w:t xml:space="preserve">). Se puede atender a más de un peatón con discapacidad visual, ya que los dispositivos móviles se identifican de forma exclusiva a través de la dirección </w:t>
      </w:r>
      <w:r w:rsidRPr="4A826FE5">
        <w:rPr>
          <w:i/>
          <w:iCs/>
          <w:lang w:val="es-ES"/>
        </w:rPr>
        <w:t>MAC</w:t>
      </w:r>
      <w:r w:rsidRPr="170CE702">
        <w:rPr>
          <w:lang w:val="es-ES"/>
        </w:rPr>
        <w:t>.</w:t>
      </w:r>
      <w:r w:rsidR="00F150BE" w:rsidRPr="170CE702">
        <w:rPr>
          <w:vertAlign w:val="superscript"/>
          <w:lang w:val="es-ES"/>
        </w:rPr>
        <w:footnoteReference w:id="1"/>
      </w:r>
    </w:p>
    <w:p w14:paraId="00000165" w14:textId="77777777" w:rsidR="00184BD9" w:rsidRPr="006B160B" w:rsidRDefault="00184BD9" w:rsidP="4A826FE5">
      <w:pPr>
        <w:rPr>
          <w:lang w:val="es-ES"/>
        </w:rPr>
      </w:pPr>
    </w:p>
    <w:p w14:paraId="059D2D10" w14:textId="77777777" w:rsidR="002705E6" w:rsidRDefault="00F150BE" w:rsidP="4A826FE5">
      <w:pPr>
        <w:keepNext/>
        <w:jc w:val="center"/>
      </w:pPr>
      <w:r w:rsidRPr="0048375A">
        <w:rPr>
          <w:noProof/>
          <w:lang w:eastAsia="pt-BR"/>
        </w:rPr>
        <w:drawing>
          <wp:inline distT="114300" distB="114300" distL="114300" distR="114300" wp14:anchorId="5A11AF72" wp14:editId="07777777">
            <wp:extent cx="4199438" cy="19627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199438" cy="1962700"/>
                    </a:xfrm>
                    <a:prstGeom prst="rect">
                      <a:avLst/>
                    </a:prstGeom>
                    <a:ln/>
                  </pic:spPr>
                </pic:pic>
              </a:graphicData>
            </a:graphic>
          </wp:inline>
        </w:drawing>
      </w:r>
    </w:p>
    <w:p w14:paraId="00000166" w14:textId="36136EE0" w:rsidR="00184BD9" w:rsidRPr="006B160B" w:rsidRDefault="002705E6" w:rsidP="4A826FE5">
      <w:pPr>
        <w:pStyle w:val="Legenda"/>
        <w:jc w:val="center"/>
        <w:rPr>
          <w:lang w:val="es-ES"/>
        </w:rPr>
      </w:pPr>
      <w:bookmarkStart w:id="181" w:name="_Ref129562342"/>
      <w:bookmarkStart w:id="182" w:name="_Toc132237205"/>
      <w:r>
        <w:t xml:space="preserve">Figura </w:t>
      </w:r>
      <w:fldSimple w:instr=" SEQ Figura \* ARABIC ">
        <w:ins w:id="183" w:author="ecacarva" w:date="2023-04-13T00:12:00Z">
          <w:r w:rsidR="008D1B5C">
            <w:rPr>
              <w:noProof/>
            </w:rPr>
            <w:t>10</w:t>
          </w:r>
        </w:ins>
        <w:del w:id="184" w:author="ecacarva" w:date="2023-04-13T00:12:00Z">
          <w:r w:rsidR="0053100E" w:rsidRPr="4A826FE5" w:rsidDel="008D1B5C">
            <w:rPr>
              <w:noProof/>
            </w:rPr>
            <w:delText>9</w:delText>
          </w:r>
        </w:del>
      </w:fldSimple>
      <w:bookmarkEnd w:id="181"/>
      <w:r>
        <w:t xml:space="preserve">. </w:t>
      </w:r>
      <w:r w:rsidRPr="4A826FE5">
        <w:rPr>
          <w:sz w:val="20"/>
          <w:szCs w:val="20"/>
          <w:lang w:val="es-ES"/>
        </w:rPr>
        <w:t>Visión general del diseño del sistema de asistencia móvil propuesto</w:t>
      </w:r>
      <w:bookmarkEnd w:id="182"/>
    </w:p>
    <w:p w14:paraId="00000168" w14:textId="0E72AD25" w:rsidR="00184BD9" w:rsidRPr="006B160B" w:rsidRDefault="00184BD9" w:rsidP="4A826FE5">
      <w:pPr>
        <w:jc w:val="center"/>
        <w:rPr>
          <w:sz w:val="20"/>
          <w:szCs w:val="20"/>
          <w:lang w:val="es-ES"/>
        </w:rPr>
      </w:pPr>
    </w:p>
    <w:p w14:paraId="00000169" w14:textId="37C8A336" w:rsidR="00184BD9" w:rsidRPr="006B160B" w:rsidRDefault="00F150BE" w:rsidP="170CE702">
      <w:pPr>
        <w:rPr>
          <w:lang w:val="es-ES"/>
        </w:rPr>
      </w:pPr>
      <w:r w:rsidRPr="0048375A">
        <w:rPr>
          <w:lang w:val="es-ES_tradnl"/>
        </w:rPr>
        <w:tab/>
      </w:r>
      <w:commentRangeStart w:id="185"/>
      <w:r w:rsidR="648294AF" w:rsidRPr="008037E3">
        <w:rPr>
          <w:highlight w:val="yellow"/>
          <w:lang w:val="es-ES"/>
        </w:rPr>
        <w:t xml:space="preserve">El semáforo </w:t>
      </w:r>
      <w:commentRangeEnd w:id="185"/>
      <w:r w:rsidR="001B0C69" w:rsidRPr="008037E3">
        <w:rPr>
          <w:rStyle w:val="Refdecomentrio"/>
          <w:highlight w:val="yellow"/>
        </w:rPr>
        <w:commentReference w:id="185"/>
      </w:r>
      <w:proofErr w:type="spellStart"/>
      <w:r w:rsidR="648294AF" w:rsidRPr="008037E3">
        <w:rPr>
          <w:i/>
          <w:iCs/>
          <w:highlight w:val="yellow"/>
          <w:lang w:val="es-ES"/>
        </w:rPr>
        <w:t>Seebot</w:t>
      </w:r>
      <w:proofErr w:type="spellEnd"/>
      <w:r w:rsidR="648294AF" w:rsidRPr="008037E3">
        <w:rPr>
          <w:i/>
          <w:iCs/>
          <w:highlight w:val="yellow"/>
          <w:lang w:val="es-ES"/>
        </w:rPr>
        <w:t xml:space="preserve"> </w:t>
      </w:r>
      <w:proofErr w:type="spellStart"/>
      <w:r w:rsidR="648294AF" w:rsidRPr="008037E3">
        <w:rPr>
          <w:i/>
          <w:iCs/>
          <w:highlight w:val="yellow"/>
          <w:lang w:val="es-ES"/>
        </w:rPr>
        <w:t>Agent</w:t>
      </w:r>
      <w:proofErr w:type="spellEnd"/>
      <w:r w:rsidR="648294AF" w:rsidRPr="170CE702">
        <w:rPr>
          <w:lang w:val="es-ES"/>
        </w:rPr>
        <w:t xml:space="preserve"> </w:t>
      </w:r>
      <w:r w:rsidR="4BD3E2C9" w:rsidRPr="170CE702">
        <w:rPr>
          <w:lang w:val="es-ES"/>
        </w:rPr>
        <w:t xml:space="preserve">se </w:t>
      </w:r>
      <w:r w:rsidR="648294AF" w:rsidRPr="170CE702">
        <w:rPr>
          <w:lang w:val="es-ES"/>
        </w:rPr>
        <w:t xml:space="preserve">compone básicamente de un procesador Intel I5 de 7ª generación con una interfaz de pantalla LED de alta resolución, una cámara IP Axis </w:t>
      </w:r>
      <w:r w:rsidR="648294AF" w:rsidRPr="170CE702">
        <w:rPr>
          <w:lang w:val="es-ES"/>
        </w:rPr>
        <w:lastRenderedPageBreak/>
        <w:t xml:space="preserve">HD con una tasa de captura y transmisión de imágenes superior a 30 </w:t>
      </w:r>
      <w:proofErr w:type="spellStart"/>
      <w:r w:rsidR="648294AF" w:rsidRPr="170CE702">
        <w:rPr>
          <w:lang w:val="es-ES"/>
        </w:rPr>
        <w:t>fps</w:t>
      </w:r>
      <w:proofErr w:type="spellEnd"/>
      <w:r w:rsidR="648294AF" w:rsidRPr="170CE702">
        <w:rPr>
          <w:lang w:val="es-ES"/>
        </w:rPr>
        <w:t xml:space="preserve">, un </w:t>
      </w:r>
      <w:proofErr w:type="spellStart"/>
      <w:r w:rsidR="648294AF" w:rsidRPr="170CE702">
        <w:rPr>
          <w:lang w:val="es-ES"/>
        </w:rPr>
        <w:t>inclinómetro</w:t>
      </w:r>
      <w:proofErr w:type="spellEnd"/>
      <w:r w:rsidR="648294AF" w:rsidRPr="170CE702">
        <w:rPr>
          <w:lang w:val="es-ES"/>
        </w:rPr>
        <w:t xml:space="preserve">, un acelerómetro y un sistema de ajuste del ángulo de la cámara motorizado capaz de inclinar 80° en el eje Y (vertical). Como protocolos de conexión, utiliza </w:t>
      </w:r>
      <w:r w:rsidR="648294AF" w:rsidRPr="4A826FE5">
        <w:rPr>
          <w:i/>
          <w:iCs/>
          <w:lang w:val="es-ES"/>
        </w:rPr>
        <w:t xml:space="preserve">Ethernet, Bluetooth </w:t>
      </w:r>
      <w:r w:rsidR="648294AF" w:rsidRPr="170CE702">
        <w:rPr>
          <w:lang w:val="es-ES"/>
        </w:rPr>
        <w:t>y</w:t>
      </w:r>
      <w:r w:rsidR="648294AF" w:rsidRPr="4A826FE5">
        <w:rPr>
          <w:i/>
          <w:iCs/>
          <w:lang w:val="es-ES"/>
        </w:rPr>
        <w:t xml:space="preserve"> </w:t>
      </w:r>
      <w:proofErr w:type="spellStart"/>
      <w:r w:rsidR="648294AF" w:rsidRPr="4A826FE5">
        <w:rPr>
          <w:i/>
          <w:iCs/>
          <w:lang w:val="es-ES"/>
        </w:rPr>
        <w:t>WiFi</w:t>
      </w:r>
      <w:proofErr w:type="spellEnd"/>
      <w:r w:rsidR="648294AF" w:rsidRPr="4A826FE5">
        <w:rPr>
          <w:i/>
          <w:iCs/>
          <w:lang w:val="es-ES"/>
        </w:rPr>
        <w:t>.</w:t>
      </w:r>
      <w:r w:rsidR="648294AF" w:rsidRPr="170CE702">
        <w:rPr>
          <w:lang w:val="es-ES"/>
        </w:rPr>
        <w:t xml:space="preserve"> Las imágenes captadas (</w:t>
      </w:r>
      <w:r w:rsidRPr="4A826FE5">
        <w:rPr>
          <w:lang w:val="es-ES"/>
        </w:rPr>
        <w:fldChar w:fldCharType="begin"/>
      </w:r>
      <w:r w:rsidRPr="4A826FE5">
        <w:rPr>
          <w:lang w:val="es-ES"/>
        </w:rPr>
        <w:instrText xml:space="preserve"> REF _Ref129562449 \h </w:instrText>
      </w:r>
      <w:r w:rsidRPr="4A826FE5">
        <w:rPr>
          <w:lang w:val="es-ES"/>
        </w:rPr>
      </w:r>
      <w:r w:rsidRPr="4A826FE5">
        <w:rPr>
          <w:lang w:val="es-ES"/>
        </w:rPr>
        <w:fldChar w:fldCharType="separate"/>
      </w:r>
      <w:r w:rsidR="4BD3E2C9">
        <w:t xml:space="preserve">Figura </w:t>
      </w:r>
      <w:r w:rsidR="4BD3E2C9">
        <w:rPr>
          <w:noProof/>
        </w:rPr>
        <w:t>10</w:t>
      </w:r>
      <w:r w:rsidRPr="4A826FE5">
        <w:rPr>
          <w:lang w:val="es-ES"/>
        </w:rPr>
        <w:fldChar w:fldCharType="end"/>
      </w:r>
      <w:r w:rsidR="648294AF" w:rsidRPr="170CE702">
        <w:rPr>
          <w:lang w:val="es-ES"/>
        </w:rPr>
        <w:t>) por este dispositivo tienen una altura mínima de 5,5 metros y la distancia de la zona que se pretende atravesar es dinámica (puede cambiar en función de las características del lugar).  Se utilizaron colores para resaltar los elementos más importantes de las imágenes: la zona de cruce está marcada en verde claro, el peatón en verde fluorescente y el carril de coches en rojo.</w:t>
      </w:r>
    </w:p>
    <w:p w14:paraId="0000016A" w14:textId="77777777" w:rsidR="00184BD9" w:rsidRPr="006B160B" w:rsidRDefault="00184BD9" w:rsidP="4A826FE5">
      <w:pPr>
        <w:rPr>
          <w:color w:val="0000FF"/>
          <w:lang w:val="es-ES"/>
        </w:rPr>
      </w:pPr>
    </w:p>
    <w:p w14:paraId="025B2BDC" w14:textId="77777777" w:rsidR="009B4782" w:rsidRDefault="00F150BE" w:rsidP="0048375A">
      <w:pPr>
        <w:keepNext/>
      </w:pPr>
      <w:r w:rsidRPr="0048375A">
        <w:rPr>
          <w:noProof/>
          <w:lang w:eastAsia="pt-BR"/>
        </w:rPr>
        <w:drawing>
          <wp:inline distT="114300" distB="114300" distL="114300" distR="114300" wp14:anchorId="2C5DA43E" wp14:editId="07777777">
            <wp:extent cx="5400000" cy="21082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400000" cy="2108200"/>
                    </a:xfrm>
                    <a:prstGeom prst="rect">
                      <a:avLst/>
                    </a:prstGeom>
                    <a:ln/>
                  </pic:spPr>
                </pic:pic>
              </a:graphicData>
            </a:graphic>
          </wp:inline>
        </w:drawing>
      </w:r>
    </w:p>
    <w:p w14:paraId="0000016B" w14:textId="0749F53C" w:rsidR="00184BD9" w:rsidRPr="008037E3" w:rsidRDefault="009B4782" w:rsidP="0048375A">
      <w:pPr>
        <w:pStyle w:val="Legenda"/>
        <w:rPr>
          <w:color w:val="auto"/>
          <w:lang w:val="es-ES_tradnl"/>
        </w:rPr>
      </w:pPr>
      <w:bookmarkStart w:id="186" w:name="_Ref129562449"/>
      <w:bookmarkStart w:id="187" w:name="_Toc132237206"/>
      <w:r w:rsidRPr="008037E3">
        <w:rPr>
          <w:color w:val="auto"/>
        </w:rPr>
        <w:t xml:space="preserve">Figura </w:t>
      </w:r>
      <w:r w:rsidRPr="008037E3">
        <w:rPr>
          <w:color w:val="auto"/>
        </w:rPr>
        <w:fldChar w:fldCharType="begin"/>
      </w:r>
      <w:r w:rsidRPr="008037E3">
        <w:rPr>
          <w:color w:val="auto"/>
        </w:rPr>
        <w:instrText xml:space="preserve"> SEQ Figura \* ARABIC </w:instrText>
      </w:r>
      <w:r w:rsidRPr="008037E3">
        <w:rPr>
          <w:color w:val="auto"/>
        </w:rPr>
        <w:fldChar w:fldCharType="separate"/>
      </w:r>
      <w:ins w:id="188" w:author="ecacarva" w:date="2023-04-13T00:12:00Z">
        <w:r w:rsidR="008D1B5C">
          <w:rPr>
            <w:noProof/>
            <w:color w:val="auto"/>
          </w:rPr>
          <w:t>11</w:t>
        </w:r>
      </w:ins>
      <w:del w:id="189" w:author="ecacarva" w:date="2023-04-13T00:12:00Z">
        <w:r w:rsidR="0053100E" w:rsidRPr="008037E3" w:rsidDel="008D1B5C">
          <w:rPr>
            <w:noProof/>
            <w:color w:val="auto"/>
          </w:rPr>
          <w:delText>10</w:delText>
        </w:r>
      </w:del>
      <w:r w:rsidRPr="008037E3">
        <w:rPr>
          <w:color w:val="auto"/>
        </w:rPr>
        <w:fldChar w:fldCharType="end"/>
      </w:r>
      <w:bookmarkEnd w:id="186"/>
      <w:r w:rsidRPr="008037E3">
        <w:rPr>
          <w:color w:val="auto"/>
        </w:rPr>
        <w:t>.</w:t>
      </w:r>
      <w:r w:rsidRPr="008037E3">
        <w:rPr>
          <w:color w:val="auto"/>
          <w:sz w:val="20"/>
          <w:szCs w:val="20"/>
          <w:lang w:val="es-ES_tradnl"/>
        </w:rPr>
        <w:t xml:space="preserve"> Imagen de un paso de peatones recuperada de un </w:t>
      </w:r>
      <w:proofErr w:type="spellStart"/>
      <w:r w:rsidRPr="008037E3">
        <w:rPr>
          <w:i w:val="0"/>
          <w:color w:val="auto"/>
          <w:sz w:val="20"/>
          <w:szCs w:val="20"/>
          <w:lang w:val="es-ES_tradnl"/>
        </w:rPr>
        <w:t>Seebot</w:t>
      </w:r>
      <w:proofErr w:type="spellEnd"/>
      <w:r w:rsidRPr="008037E3">
        <w:rPr>
          <w:i w:val="0"/>
          <w:color w:val="auto"/>
          <w:sz w:val="20"/>
          <w:szCs w:val="20"/>
          <w:lang w:val="es-ES_tradnl"/>
        </w:rPr>
        <w:t xml:space="preserve"> </w:t>
      </w:r>
      <w:proofErr w:type="spellStart"/>
      <w:r w:rsidRPr="008037E3">
        <w:rPr>
          <w:i w:val="0"/>
          <w:color w:val="auto"/>
          <w:sz w:val="20"/>
          <w:szCs w:val="20"/>
          <w:lang w:val="es-ES_tradnl"/>
        </w:rPr>
        <w:t>Agent</w:t>
      </w:r>
      <w:proofErr w:type="spellEnd"/>
      <w:r w:rsidRPr="008037E3">
        <w:rPr>
          <w:color w:val="auto"/>
          <w:sz w:val="20"/>
          <w:szCs w:val="20"/>
          <w:lang w:val="es-ES_tradnl"/>
        </w:rPr>
        <w:t xml:space="preserve"> instalado en una intersección</w:t>
      </w:r>
      <w:bookmarkEnd w:id="187"/>
    </w:p>
    <w:p w14:paraId="0000016F" w14:textId="10E9AD8E" w:rsidR="00184BD9" w:rsidRPr="0048375A" w:rsidRDefault="00F150BE">
      <w:pPr>
        <w:ind w:firstLine="720"/>
        <w:rPr>
          <w:lang w:val="es-ES_tradnl"/>
        </w:rPr>
      </w:pPr>
      <w:r w:rsidRPr="0048375A">
        <w:rPr>
          <w:lang w:val="es-ES_tradnl"/>
        </w:rPr>
        <w:t xml:space="preserve">La aplicación móvil se ha desarrollado únicamente para </w:t>
      </w:r>
      <w:proofErr w:type="spellStart"/>
      <w:r w:rsidRPr="0048375A">
        <w:rPr>
          <w:lang w:val="es-ES_tradnl"/>
        </w:rPr>
        <w:t>Android</w:t>
      </w:r>
      <w:proofErr w:type="spellEnd"/>
      <w:r w:rsidRPr="0048375A">
        <w:rPr>
          <w:lang w:val="es-ES_tradnl"/>
        </w:rPr>
        <w:t xml:space="preserve"> debido a la mayor popularidad de los </w:t>
      </w:r>
      <w:proofErr w:type="spellStart"/>
      <w:r w:rsidRPr="0048375A">
        <w:rPr>
          <w:lang w:val="es-ES_tradnl"/>
        </w:rPr>
        <w:t>smartphones</w:t>
      </w:r>
      <w:proofErr w:type="spellEnd"/>
      <w:r w:rsidRPr="0048375A">
        <w:rPr>
          <w:lang w:val="es-ES_tradnl"/>
        </w:rPr>
        <w:t xml:space="preserve"> de esta plataforma. Este dispositivo ya cuenta con el hardware y el software necesarios para interactuar con el semáforo inteligente, además de ser de utilidad para muchas personas con discapacidad visual. La aplicación sigue las normas de pruebas de accesibilidad (ACT) recomendadas por la </w:t>
      </w:r>
      <w:r w:rsidR="006F0190">
        <w:rPr>
          <w:i/>
          <w:lang w:val="es-ES_tradnl"/>
        </w:rPr>
        <w:t>sx’</w:t>
      </w:r>
      <w:r w:rsidRPr="0048375A">
        <w:rPr>
          <w:lang w:val="es-ES_tradnl"/>
        </w:rPr>
        <w:t>W3C) (</w:t>
      </w:r>
      <w:proofErr w:type="spellStart"/>
      <w:r w:rsidRPr="0048375A">
        <w:rPr>
          <w:lang w:val="es-ES_tradnl"/>
        </w:rPr>
        <w:t>World</w:t>
      </w:r>
      <w:proofErr w:type="spellEnd"/>
      <w:r w:rsidRPr="0048375A">
        <w:rPr>
          <w:lang w:val="es-ES_tradnl"/>
        </w:rPr>
        <w:t xml:space="preserve"> Wide Web </w:t>
      </w:r>
      <w:proofErr w:type="spellStart"/>
      <w:r w:rsidRPr="0048375A">
        <w:rPr>
          <w:lang w:val="es-ES_tradnl"/>
        </w:rPr>
        <w:t>Consortium</w:t>
      </w:r>
      <w:proofErr w:type="spellEnd"/>
      <w:r w:rsidRPr="0048375A">
        <w:rPr>
          <w:lang w:val="es-ES_tradnl"/>
        </w:rPr>
        <w:t xml:space="preserve">, </w:t>
      </w:r>
      <w:r w:rsidR="00481760" w:rsidRPr="0048375A">
        <w:rPr>
          <w:lang w:val="es-ES_tradnl"/>
        </w:rPr>
        <w:t>20</w:t>
      </w:r>
      <w:r w:rsidR="00481760">
        <w:rPr>
          <w:lang w:val="es-ES_tradnl"/>
        </w:rPr>
        <w:t>21</w:t>
      </w:r>
      <w:r w:rsidRPr="0048375A">
        <w:rPr>
          <w:lang w:val="es-ES_tradnl"/>
        </w:rPr>
        <w:t xml:space="preserve">) y las normas internacionales de la web. La </w:t>
      </w:r>
      <w:r w:rsidR="00C33E02">
        <w:rPr>
          <w:lang w:val="es-ES_tradnl"/>
        </w:rPr>
        <w:fldChar w:fldCharType="begin"/>
      </w:r>
      <w:r w:rsidR="00C33E02">
        <w:rPr>
          <w:lang w:val="es-ES_tradnl"/>
        </w:rPr>
        <w:instrText xml:space="preserve"> REF _Ref129562677 \h </w:instrText>
      </w:r>
      <w:r w:rsidR="00C33E02">
        <w:rPr>
          <w:lang w:val="es-ES_tradnl"/>
        </w:rPr>
      </w:r>
      <w:r w:rsidR="00C33E02">
        <w:rPr>
          <w:lang w:val="es-ES_tradnl"/>
        </w:rPr>
        <w:fldChar w:fldCharType="separate"/>
      </w:r>
      <w:r w:rsidR="00C33E02">
        <w:t xml:space="preserve">Figura </w:t>
      </w:r>
      <w:r w:rsidR="00C33E02">
        <w:rPr>
          <w:noProof/>
        </w:rPr>
        <w:t>11</w:t>
      </w:r>
      <w:r w:rsidR="00C33E02">
        <w:rPr>
          <w:lang w:val="es-ES_tradnl"/>
        </w:rPr>
        <w:fldChar w:fldCharType="end"/>
      </w:r>
      <w:r w:rsidRPr="0048375A">
        <w:rPr>
          <w:lang w:val="es-ES_tradnl"/>
        </w:rPr>
        <w:t xml:space="preserve"> muestra algunas capturas de pantalla de la aplicación: la pantalla principal de inicialización de la localización del peatón, una vista de pájaro de los semáforos inteligentes instalados en una calle y su estado, y un ejemplo de alerta creada para un usuario que espera la apertura del semáforo.</w:t>
      </w:r>
    </w:p>
    <w:p w14:paraId="00000170" w14:textId="77777777" w:rsidR="00184BD9" w:rsidRPr="0048375A" w:rsidRDefault="00184BD9">
      <w:pPr>
        <w:jc w:val="center"/>
        <w:rPr>
          <w:lang w:val="es-ES_tradnl"/>
        </w:rPr>
      </w:pPr>
    </w:p>
    <w:p w14:paraId="06C47CF3" w14:textId="77777777" w:rsidR="0053100E" w:rsidRDefault="00F150BE" w:rsidP="0048375A">
      <w:pPr>
        <w:keepNext/>
        <w:jc w:val="center"/>
      </w:pPr>
      <w:r w:rsidRPr="0048375A">
        <w:rPr>
          <w:noProof/>
          <w:lang w:eastAsia="pt-BR"/>
        </w:rPr>
        <w:lastRenderedPageBreak/>
        <w:drawing>
          <wp:inline distT="114300" distB="114300" distL="114300" distR="114300" wp14:anchorId="0921560B" wp14:editId="07777777">
            <wp:extent cx="5400000" cy="31750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00000" cy="3175000"/>
                    </a:xfrm>
                    <a:prstGeom prst="rect">
                      <a:avLst/>
                    </a:prstGeom>
                    <a:ln/>
                  </pic:spPr>
                </pic:pic>
              </a:graphicData>
            </a:graphic>
          </wp:inline>
        </w:drawing>
      </w:r>
    </w:p>
    <w:p w14:paraId="00000171" w14:textId="31054E59" w:rsidR="00184BD9" w:rsidRPr="0048375A" w:rsidRDefault="0053100E" w:rsidP="0048375A">
      <w:pPr>
        <w:pStyle w:val="Legenda"/>
        <w:jc w:val="center"/>
        <w:rPr>
          <w:lang w:val="es-ES_tradnl"/>
        </w:rPr>
      </w:pPr>
      <w:bookmarkStart w:id="190" w:name="_Ref129562677"/>
      <w:bookmarkStart w:id="191" w:name="_Toc132237207"/>
      <w:r>
        <w:t xml:space="preserve">Figura </w:t>
      </w:r>
      <w:fldSimple w:instr=" SEQ Figura \* ARABIC ">
        <w:ins w:id="192" w:author="ecacarva" w:date="2023-04-13T00:12:00Z">
          <w:r w:rsidR="008D1B5C">
            <w:rPr>
              <w:noProof/>
            </w:rPr>
            <w:t>12</w:t>
          </w:r>
        </w:ins>
        <w:del w:id="193" w:author="ecacarva" w:date="2023-04-13T00:12:00Z">
          <w:r w:rsidDel="008D1B5C">
            <w:rPr>
              <w:noProof/>
            </w:rPr>
            <w:delText>11</w:delText>
          </w:r>
        </w:del>
      </w:fldSimple>
      <w:bookmarkEnd w:id="190"/>
      <w:r>
        <w:t xml:space="preserve">. </w:t>
      </w:r>
      <w:r w:rsidRPr="00212D93">
        <w:rPr>
          <w:sz w:val="20"/>
          <w:szCs w:val="20"/>
          <w:lang w:val="es-ES_tradnl"/>
        </w:rPr>
        <w:t>Capturas de pantalla de la aplicación móvil de asistencia al cruce de calles</w:t>
      </w:r>
      <w:bookmarkEnd w:id="191"/>
    </w:p>
    <w:p w14:paraId="00000175" w14:textId="2EF4B05E" w:rsidR="00184BD9" w:rsidRPr="0048375A" w:rsidRDefault="00F150BE">
      <w:pPr>
        <w:ind w:firstLine="720"/>
        <w:rPr>
          <w:lang w:val="es-ES_tradnl"/>
        </w:rPr>
      </w:pPr>
      <w:r w:rsidRPr="0048375A">
        <w:rPr>
          <w:lang w:val="es-ES_tradnl"/>
        </w:rPr>
        <w:t xml:space="preserve">El semáforo inteligente se instaló inicialmente en la ciudad de </w:t>
      </w:r>
      <w:proofErr w:type="spellStart"/>
      <w:r w:rsidRPr="0048375A">
        <w:rPr>
          <w:lang w:val="es-ES_tradnl"/>
        </w:rPr>
        <w:t>Maringá</w:t>
      </w:r>
      <w:proofErr w:type="spellEnd"/>
      <w:r w:rsidRPr="0048375A">
        <w:rPr>
          <w:lang w:val="es-ES_tradnl"/>
        </w:rPr>
        <w:t>, situada en el estado de Paraná en Brasil, y se analizó durante un periodo de 3 meses (</w:t>
      </w:r>
      <w:r w:rsidR="00D70F03">
        <w:rPr>
          <w:lang w:val="es-ES_tradnl"/>
        </w:rPr>
        <w:fldChar w:fldCharType="begin"/>
      </w:r>
      <w:r w:rsidR="00D70F03">
        <w:rPr>
          <w:lang w:val="es-ES_tradnl"/>
        </w:rPr>
        <w:instrText xml:space="preserve"> REF _Ref129562767 \h </w:instrText>
      </w:r>
      <w:r w:rsidR="00D70F03">
        <w:rPr>
          <w:lang w:val="es-ES_tradnl"/>
        </w:rPr>
      </w:r>
      <w:r w:rsidR="00D70F03">
        <w:rPr>
          <w:lang w:val="es-ES_tradnl"/>
        </w:rPr>
        <w:fldChar w:fldCharType="separate"/>
      </w:r>
      <w:r w:rsidR="00D70F03">
        <w:t xml:space="preserve">Tabla </w:t>
      </w:r>
      <w:r w:rsidR="00D70F03">
        <w:rPr>
          <w:noProof/>
        </w:rPr>
        <w:t>6</w:t>
      </w:r>
      <w:r w:rsidR="00D70F03">
        <w:rPr>
          <w:lang w:val="es-ES_tradnl"/>
        </w:rPr>
        <w:fldChar w:fldCharType="end"/>
      </w:r>
      <w:r w:rsidRPr="0048375A">
        <w:rPr>
          <w:lang w:val="es-ES_tradnl"/>
        </w:rPr>
        <w:t xml:space="preserve">). En esta tabla se observa que en el primer mes (07/2019), en el que la aplicación se puso a disposición de un usuario, se produjeron 7 conexiones. Sin embargo, sólo se han realizado 6 asistencias de travesía completa y segmentación de datos. Esta diferencia se debe a que el proceso de asistencia a la travesía sólo se inicia cuando los datos resultantes del proceso de correlación entre los datos de </w:t>
      </w:r>
      <w:proofErr w:type="spellStart"/>
      <w:r w:rsidRPr="0048375A">
        <w:rPr>
          <w:lang w:val="es-ES_tradnl"/>
        </w:rPr>
        <w:t>trilateración</w:t>
      </w:r>
      <w:proofErr w:type="spellEnd"/>
      <w:r w:rsidRPr="0048375A">
        <w:rPr>
          <w:lang w:val="es-ES_tradnl"/>
        </w:rPr>
        <w:t xml:space="preserve"> de señales y los datos de procesamiento de imágenes superan el umbral seleccionado del 90%. En el segundo mes (08/2019), cuando se publicita la </w:t>
      </w:r>
      <w:proofErr w:type="spellStart"/>
      <w:r w:rsidRPr="0048375A">
        <w:rPr>
          <w:lang w:val="es-ES_tradnl"/>
        </w:rPr>
        <w:t>app</w:t>
      </w:r>
      <w:proofErr w:type="spellEnd"/>
      <w:r w:rsidRPr="0048375A">
        <w:rPr>
          <w:lang w:val="es-ES_tradnl"/>
        </w:rPr>
        <w:t xml:space="preserve"> en un grupo de redes sociales, el número de conexiones aumentó a 14. En este período, todas las conexiones dieron lugar a la asistencia a la travesía y se realizó la segmentación de los datos. En el tercer mes, se produjeron 115 conexiones y, de ellas, se completaron 93 (80,8%) asistencias de cruce y se realizaron con éxito 111 (96,5%) asistencias de segmentación de datos. Entre las 115 conexiones realizadas, el 19,2% no cruzó o lo hizo con ayuda humana y no informó de la plataforma.</w:t>
      </w:r>
    </w:p>
    <w:p w14:paraId="00000176" w14:textId="77777777" w:rsidR="00184BD9" w:rsidRPr="0048375A" w:rsidRDefault="00184BD9">
      <w:pPr>
        <w:rPr>
          <w:lang w:val="es-ES_tradnl"/>
        </w:rPr>
      </w:pPr>
    </w:p>
    <w:p w14:paraId="00000177" w14:textId="77777777" w:rsidR="00184BD9" w:rsidRPr="0048375A" w:rsidRDefault="00184BD9">
      <w:pPr>
        <w:rPr>
          <w:lang w:val="es-ES_tradnl"/>
        </w:rPr>
      </w:pPr>
    </w:p>
    <w:p w14:paraId="00000178" w14:textId="77777777" w:rsidR="00184BD9" w:rsidRPr="0048375A" w:rsidRDefault="00184BD9">
      <w:pPr>
        <w:rPr>
          <w:lang w:val="es-ES_tradnl"/>
        </w:rPr>
      </w:pPr>
    </w:p>
    <w:p w14:paraId="00000179" w14:textId="77777777" w:rsidR="00184BD9" w:rsidRPr="0048375A" w:rsidRDefault="00184BD9">
      <w:pPr>
        <w:rPr>
          <w:lang w:val="es-ES_tradnl"/>
        </w:rPr>
      </w:pPr>
    </w:p>
    <w:p w14:paraId="4E107084" w14:textId="63B51914" w:rsidR="00263F36" w:rsidRDefault="00263F36" w:rsidP="002A1C5B">
      <w:pPr>
        <w:pStyle w:val="Legenda"/>
        <w:keepNext/>
      </w:pPr>
      <w:bookmarkStart w:id="194" w:name="_Ref129562767"/>
      <w:bookmarkStart w:id="195" w:name="_Toc132237463"/>
      <w:r>
        <w:lastRenderedPageBreak/>
        <w:t xml:space="preserve">Tabla </w:t>
      </w:r>
      <w:fldSimple w:instr=" SEQ Tabla \* ARABIC ">
        <w:ins w:id="196" w:author="ecacarva" w:date="2023-04-13T00:10:00Z">
          <w:r w:rsidR="00372D6C">
            <w:rPr>
              <w:noProof/>
            </w:rPr>
            <w:t>7</w:t>
          </w:r>
        </w:ins>
        <w:del w:id="197" w:author="ecacarva" w:date="2023-04-13T00:10:00Z">
          <w:r w:rsidDel="00372D6C">
            <w:rPr>
              <w:noProof/>
            </w:rPr>
            <w:delText>6</w:delText>
          </w:r>
        </w:del>
      </w:fldSimple>
      <w:bookmarkEnd w:id="194"/>
      <w:r>
        <w:t xml:space="preserve">. Número de conexiones de </w:t>
      </w:r>
      <w:proofErr w:type="spellStart"/>
      <w:r>
        <w:t>la</w:t>
      </w:r>
      <w:proofErr w:type="spellEnd"/>
      <w:r>
        <w:t xml:space="preserve"> </w:t>
      </w:r>
      <w:proofErr w:type="spellStart"/>
      <w:r>
        <w:t>app</w:t>
      </w:r>
      <w:proofErr w:type="spellEnd"/>
      <w:r>
        <w:t xml:space="preserve">, </w:t>
      </w:r>
      <w:proofErr w:type="spellStart"/>
      <w:r>
        <w:t>asistencia</w:t>
      </w:r>
      <w:proofErr w:type="spellEnd"/>
      <w:r>
        <w:t xml:space="preserve"> para </w:t>
      </w:r>
      <w:proofErr w:type="spellStart"/>
      <w:r>
        <w:t>cruces</w:t>
      </w:r>
      <w:proofErr w:type="spellEnd"/>
      <w:r>
        <w:t xml:space="preserve"> </w:t>
      </w:r>
      <w:r w:rsidR="00D70F03">
        <w:t xml:space="preserve">seguros y </w:t>
      </w:r>
      <w:proofErr w:type="spellStart"/>
      <w:r w:rsidR="00D70F03">
        <w:t>fusión</w:t>
      </w:r>
      <w:proofErr w:type="spellEnd"/>
      <w:r w:rsidR="00D70F03">
        <w:t xml:space="preserve"> de </w:t>
      </w:r>
      <w:proofErr w:type="spellStart"/>
      <w:r w:rsidR="00D70F03">
        <w:t>datos</w:t>
      </w:r>
      <w:proofErr w:type="spellEnd"/>
      <w:r w:rsidR="00D70F03">
        <w:t xml:space="preserve"> exitosa </w:t>
      </w:r>
      <w:proofErr w:type="spellStart"/>
      <w:r w:rsidR="00D70F03">
        <w:t>del</w:t>
      </w:r>
      <w:proofErr w:type="spellEnd"/>
      <w:r w:rsidR="00D70F03">
        <w:t xml:space="preserve"> sistema operativo durante 3 meses</w:t>
      </w:r>
      <w:bookmarkEnd w:id="195"/>
    </w:p>
    <w:p w14:paraId="0000017B" w14:textId="77777777" w:rsidR="00184BD9" w:rsidRPr="0048375A" w:rsidRDefault="00F150BE">
      <w:pPr>
        <w:rPr>
          <w:lang w:val="es-ES_tradnl"/>
        </w:rPr>
      </w:pPr>
      <w:r w:rsidRPr="0048375A">
        <w:rPr>
          <w:noProof/>
          <w:lang w:eastAsia="pt-BR"/>
        </w:rPr>
        <w:drawing>
          <wp:inline distT="114300" distB="114300" distL="114300" distR="114300" wp14:anchorId="7C35DE02" wp14:editId="07777777">
            <wp:extent cx="5400000" cy="6350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400000" cy="635000"/>
                    </a:xfrm>
                    <a:prstGeom prst="rect">
                      <a:avLst/>
                    </a:prstGeom>
                    <a:ln/>
                  </pic:spPr>
                </pic:pic>
              </a:graphicData>
            </a:graphic>
          </wp:inline>
        </w:drawing>
      </w:r>
    </w:p>
    <w:p w14:paraId="0000017C" w14:textId="77777777" w:rsidR="00184BD9" w:rsidRPr="0048375A" w:rsidRDefault="00184BD9">
      <w:pPr>
        <w:rPr>
          <w:lang w:val="es-ES_tradnl"/>
        </w:rPr>
      </w:pPr>
    </w:p>
    <w:p w14:paraId="0000017D" w14:textId="77777777" w:rsidR="00184BD9" w:rsidRPr="0048375A" w:rsidRDefault="00F150BE">
      <w:pPr>
        <w:ind w:firstLine="720"/>
        <w:rPr>
          <w:lang w:val="es-ES_tradnl"/>
        </w:rPr>
      </w:pPr>
      <w:r w:rsidRPr="0048375A">
        <w:rPr>
          <w:lang w:val="es-ES_tradnl"/>
        </w:rPr>
        <w:t xml:space="preserve">Según las observaciones realizadas, para realizar la </w:t>
      </w:r>
      <w:proofErr w:type="spellStart"/>
      <w:r w:rsidRPr="0048375A">
        <w:rPr>
          <w:lang w:val="es-ES_tradnl"/>
        </w:rPr>
        <w:t>trilateración</w:t>
      </w:r>
      <w:proofErr w:type="spellEnd"/>
      <w:r w:rsidRPr="0048375A">
        <w:rPr>
          <w:lang w:val="es-ES_tradnl"/>
        </w:rPr>
        <w:t xml:space="preserve"> de señales se requieren pocos recursos computacionales del semáforo, este proceso consume entre el 1 y el 3% de uno de los cinco núcleos y entre 10 y 20 MB de memoria con un tiempo de procesamiento de 0,1 segundos. El procesamiento de imágenes (captura de fotogramas, procesamiento de fotogramas, detección y </w:t>
      </w:r>
      <w:proofErr w:type="spellStart"/>
      <w:r w:rsidRPr="0048375A">
        <w:rPr>
          <w:lang w:val="es-ES_tradnl"/>
        </w:rPr>
        <w:t>reidentificación</w:t>
      </w:r>
      <w:proofErr w:type="spellEnd"/>
      <w:r w:rsidRPr="0048375A">
        <w:rPr>
          <w:lang w:val="es-ES_tradnl"/>
        </w:rPr>
        <w:t xml:space="preserve"> de peatones) consume entre el 10 y el 30% de dos núcleos y entre 50 y 80 MB de memoria con 32 fotogramas por segundo. La detección de más de un usuario en el entorno aumenta el consumo de procesamiento en torno al 3-5% y el consumo de memoria en torno a los 10 MB. Teniendo en cuenta esta configuración y la disponibilidad de recursos, el sistema es capaz de atender hasta 5 personas simultáneamente.</w:t>
      </w:r>
    </w:p>
    <w:p w14:paraId="0000017E" w14:textId="77777777" w:rsidR="00184BD9" w:rsidRPr="0048375A" w:rsidRDefault="00F150BE">
      <w:pPr>
        <w:ind w:firstLine="720"/>
        <w:rPr>
          <w:i/>
          <w:lang w:val="es-ES_tradnl"/>
        </w:rPr>
      </w:pPr>
      <w:r w:rsidRPr="0048375A">
        <w:rPr>
          <w:lang w:val="es-ES_tradnl"/>
        </w:rPr>
        <w:t xml:space="preserve">Se realizó una entrevista a 11 usuarios con discapacidad visual para evaluar la usabilidad y la experiencia del usuario con la aplicación móvil. Como resultado, se obtuvo la siguiente información: el 83% estaba familiarizado con el uso de la aplicación (el 50% la usa siempre y el 36,3% la usa habitualmente), el 8,3% la usa raramente y el 8,3% no la usa nunca. En cuanto a la complejidad de uso, el 100% de los usuarios señaló que la aplicación no es compleja de utilizar ni necesita apoyo técnico para ello y el 58,3% no necesitó aprender nada más antes de utilizar la aplicación. Todos se sintieron seguros al cruzar la carretera usando la </w:t>
      </w:r>
      <w:proofErr w:type="spellStart"/>
      <w:r w:rsidRPr="0048375A">
        <w:rPr>
          <w:lang w:val="es-ES_tradnl"/>
        </w:rPr>
        <w:t>app</w:t>
      </w:r>
      <w:proofErr w:type="spellEnd"/>
      <w:r w:rsidRPr="0048375A">
        <w:rPr>
          <w:lang w:val="es-ES_tradnl"/>
        </w:rPr>
        <w:t xml:space="preserve">, de estos, el 66,6% no se guiaron por otras personas para seguir el cruce, incluso usando la </w:t>
      </w:r>
      <w:proofErr w:type="spellStart"/>
      <w:r w:rsidRPr="0048375A">
        <w:rPr>
          <w:lang w:val="es-ES_tradnl"/>
        </w:rPr>
        <w:t>app</w:t>
      </w:r>
      <w:proofErr w:type="spellEnd"/>
      <w:r w:rsidRPr="0048375A">
        <w:rPr>
          <w:lang w:val="es-ES_tradnl"/>
        </w:rPr>
        <w:t>. En cuanto a la usabilidad de la aplicación, el 33,3% la valoró con un 10 sobre 10, el 33,3% con un 9, el 16,6% con un 8 y el 16,6% con un 7. La pregunta sobre las formas de mejorar la aplicación dio como resultado las siguientes frases: "</w:t>
      </w:r>
      <w:r w:rsidRPr="0048375A">
        <w:rPr>
          <w:i/>
          <w:lang w:val="es-ES_tradnl"/>
        </w:rPr>
        <w:t xml:space="preserve">Que se haga una campaña para que en más semáforos se instale la misma", "Ampliar su alcance a otros semáforos y mejoras naturales.., "Es genial", "Que hubiera una política para tener más semáforos en la ciudad", "La aplicación es simplemente perfecta y en relación con algo así, es difícil dar cualquier tipo de sugerencia", "La aplicación es excelente, pero debería tener otras formas de uso sin tener que usar el teléfono" </w:t>
      </w:r>
      <w:r w:rsidRPr="0048375A">
        <w:rPr>
          <w:lang w:val="es-ES_tradnl"/>
        </w:rPr>
        <w:t>y</w:t>
      </w:r>
      <w:r w:rsidRPr="0048375A">
        <w:rPr>
          <w:i/>
          <w:lang w:val="es-ES_tradnl"/>
        </w:rPr>
        <w:t xml:space="preserve"> "Ninguna sugerencia".</w:t>
      </w:r>
    </w:p>
    <w:p w14:paraId="0000017F" w14:textId="77777777" w:rsidR="00184BD9" w:rsidRPr="0048375A" w:rsidRDefault="00F150BE">
      <w:pPr>
        <w:pStyle w:val="Ttulo1"/>
        <w:rPr>
          <w:lang w:val="es-ES_tradnl"/>
        </w:rPr>
      </w:pPr>
      <w:bookmarkStart w:id="198" w:name="_d1rre7yldi3z" w:colFirst="0" w:colLast="0"/>
      <w:bookmarkEnd w:id="198"/>
      <w:r w:rsidRPr="0048375A">
        <w:rPr>
          <w:lang w:val="es-ES_tradnl"/>
        </w:rPr>
        <w:br w:type="page"/>
      </w:r>
    </w:p>
    <w:p w14:paraId="00000180" w14:textId="77777777" w:rsidR="00184BD9" w:rsidRPr="0048375A" w:rsidRDefault="00F150BE">
      <w:pPr>
        <w:pStyle w:val="Ttulo1"/>
        <w:rPr>
          <w:lang w:val="es-ES_tradnl"/>
        </w:rPr>
      </w:pPr>
      <w:bookmarkStart w:id="199" w:name="_Toc132235239"/>
      <w:r w:rsidRPr="0048375A">
        <w:rPr>
          <w:lang w:val="es-ES_tradnl"/>
        </w:rPr>
        <w:lastRenderedPageBreak/>
        <w:t>Capítulo 4</w:t>
      </w:r>
      <w:bookmarkEnd w:id="199"/>
    </w:p>
    <w:p w14:paraId="00000181" w14:textId="77777777" w:rsidR="00184BD9" w:rsidRPr="0048375A" w:rsidRDefault="00F150BE">
      <w:pPr>
        <w:pStyle w:val="Ttulo2"/>
        <w:rPr>
          <w:lang w:val="es-ES_tradnl"/>
        </w:rPr>
      </w:pPr>
      <w:bookmarkStart w:id="200" w:name="_Toc132235240"/>
      <w:r w:rsidRPr="0048375A">
        <w:rPr>
          <w:lang w:val="es-ES_tradnl"/>
        </w:rPr>
        <w:t>Conclusiones</w:t>
      </w:r>
      <w:bookmarkEnd w:id="200"/>
    </w:p>
    <w:p w14:paraId="20AF3D2D" w14:textId="12594EDE" w:rsidR="0010724E" w:rsidRDefault="00337B59">
      <w:pPr>
        <w:ind w:firstLine="720"/>
        <w:rPr>
          <w:lang w:val="es-ES_tradnl"/>
        </w:rPr>
      </w:pPr>
      <w:r>
        <w:rPr>
          <w:lang w:val="es-ES_tradnl"/>
        </w:rPr>
        <w:t xml:space="preserve">Se ha desarrollado de forma completa un sistema </w:t>
      </w:r>
      <w:r w:rsidR="00264614">
        <w:rPr>
          <w:lang w:val="es-ES_tradnl"/>
        </w:rPr>
        <w:t xml:space="preserve">de semáforo inteligente, </w:t>
      </w:r>
      <w:r>
        <w:rPr>
          <w:lang w:val="es-ES_tradnl"/>
        </w:rPr>
        <w:t xml:space="preserve">basado en </w:t>
      </w:r>
      <w:r w:rsidRPr="00337B59">
        <w:rPr>
          <w:lang w:val="es-ES_tradnl"/>
        </w:rPr>
        <w:t xml:space="preserve">los paradigmas Smart City e Internet of </w:t>
      </w:r>
      <w:proofErr w:type="spellStart"/>
      <w:r w:rsidRPr="00337B59">
        <w:rPr>
          <w:lang w:val="es-ES_tradnl"/>
        </w:rPr>
        <w:t>Things</w:t>
      </w:r>
      <w:proofErr w:type="spellEnd"/>
      <w:r w:rsidR="00264614">
        <w:rPr>
          <w:lang w:val="es-ES_tradnl"/>
        </w:rPr>
        <w:t xml:space="preserve">, que pudiera comunicarse con una aplicación para dispositivos móviles. Preferiblemente, este dispositivo debe ser un teléfono inteligente, que, en posesión de una persona con discapacidad visual, interprete las señales enviadas y recibidas por el semáforo inteligente y lo ayude a cruzar el paso de peatones con mayor </w:t>
      </w:r>
      <w:proofErr w:type="spellStart"/>
      <w:r w:rsidR="00264614">
        <w:rPr>
          <w:lang w:val="es-ES_tradnl"/>
        </w:rPr>
        <w:t>seguridade</w:t>
      </w:r>
      <w:proofErr w:type="spellEnd"/>
      <w:r>
        <w:rPr>
          <w:lang w:val="es-ES_tradnl"/>
        </w:rPr>
        <w:t>.</w:t>
      </w:r>
      <w:r w:rsidR="00BE0559">
        <w:rPr>
          <w:lang w:val="es-ES_tradnl"/>
        </w:rPr>
        <w:t xml:space="preserve"> </w:t>
      </w:r>
      <w:r w:rsidR="0010724E">
        <w:rPr>
          <w:rStyle w:val="Refdecomentrio"/>
        </w:rPr>
        <w:commentReference w:id="201"/>
      </w:r>
    </w:p>
    <w:p w14:paraId="00000182" w14:textId="2E437AD0" w:rsidR="00184BD9" w:rsidRPr="0048375A" w:rsidRDefault="00F150BE">
      <w:pPr>
        <w:ind w:firstLine="720"/>
        <w:rPr>
          <w:lang w:val="es-ES_tradnl"/>
        </w:rPr>
      </w:pPr>
      <w:r w:rsidRPr="0048375A">
        <w:rPr>
          <w:lang w:val="es-ES_tradnl"/>
        </w:rPr>
        <w:t xml:space="preserve">A continuación se presentan las principales conclusiones de </w:t>
      </w:r>
      <w:r w:rsidR="00955997">
        <w:rPr>
          <w:lang w:val="es-ES_tradnl"/>
        </w:rPr>
        <w:t>cada una de las cuatro contribuciones que componen esta tesis por compendio</w:t>
      </w:r>
      <w:r w:rsidRPr="0048375A">
        <w:rPr>
          <w:lang w:val="es-ES_tradnl"/>
        </w:rPr>
        <w:t>.</w:t>
      </w:r>
    </w:p>
    <w:p w14:paraId="00000184" w14:textId="0827CF2A" w:rsidR="00184BD9" w:rsidRPr="0048375A" w:rsidRDefault="00184BD9">
      <w:pPr>
        <w:rPr>
          <w:lang w:val="es-ES_tradnl"/>
        </w:rPr>
      </w:pPr>
    </w:p>
    <w:p w14:paraId="5F1D452B" w14:textId="78FFD3AD" w:rsidR="5B0BC201" w:rsidRPr="0048375A" w:rsidRDefault="1AA8CB0F" w:rsidP="0076018E">
      <w:pPr>
        <w:pStyle w:val="Ttulo2"/>
        <w:rPr>
          <w:lang w:val="es-ES"/>
        </w:rPr>
      </w:pPr>
      <w:bookmarkStart w:id="202" w:name="_Toc132235241"/>
      <w:r w:rsidRPr="5B0BC201">
        <w:rPr>
          <w:lang w:val="es-ES"/>
        </w:rPr>
        <w:t>Contribución</w:t>
      </w:r>
      <w:r w:rsidR="6F166E02" w:rsidRPr="0048375A">
        <w:rPr>
          <w:lang w:val="es-ES"/>
        </w:rPr>
        <w:t xml:space="preserve"> 1: </w:t>
      </w:r>
      <w:r>
        <w:commentReference w:id="203"/>
      </w:r>
      <w:r w:rsidR="266CD544" w:rsidRPr="5B0BC201">
        <w:rPr>
          <w:bCs/>
          <w:i/>
          <w:iCs/>
          <w:color w:val="000000" w:themeColor="text1"/>
          <w:lang w:val="es-ES"/>
        </w:rPr>
        <w:t xml:space="preserve"> A </w:t>
      </w:r>
      <w:proofErr w:type="spellStart"/>
      <w:r w:rsidR="266CD544" w:rsidRPr="5B0BC201">
        <w:rPr>
          <w:bCs/>
          <w:i/>
          <w:iCs/>
          <w:color w:val="000000" w:themeColor="text1"/>
          <w:lang w:val="es-ES"/>
        </w:rPr>
        <w:t>technological</w:t>
      </w:r>
      <w:proofErr w:type="spellEnd"/>
      <w:r w:rsidR="266CD544" w:rsidRPr="5B0BC201">
        <w:rPr>
          <w:bCs/>
          <w:i/>
          <w:iCs/>
          <w:color w:val="000000" w:themeColor="text1"/>
          <w:lang w:val="es-ES"/>
        </w:rPr>
        <w:t xml:space="preserve"> </w:t>
      </w:r>
      <w:proofErr w:type="spellStart"/>
      <w:r w:rsidR="266CD544" w:rsidRPr="5B0BC201">
        <w:rPr>
          <w:bCs/>
          <w:i/>
          <w:iCs/>
          <w:color w:val="000000" w:themeColor="text1"/>
          <w:lang w:val="es-ES"/>
        </w:rPr>
        <w:t>innovation</w:t>
      </w:r>
      <w:proofErr w:type="spellEnd"/>
      <w:r w:rsidR="266CD544" w:rsidRPr="5B0BC201">
        <w:rPr>
          <w:bCs/>
          <w:i/>
          <w:iCs/>
          <w:color w:val="000000" w:themeColor="text1"/>
          <w:lang w:val="es-ES"/>
        </w:rPr>
        <w:t xml:space="preserve"> </w:t>
      </w:r>
      <w:proofErr w:type="spellStart"/>
      <w:r w:rsidR="266CD544" w:rsidRPr="5B0BC201">
        <w:rPr>
          <w:bCs/>
          <w:i/>
          <w:iCs/>
          <w:color w:val="000000" w:themeColor="text1"/>
          <w:lang w:val="es-ES"/>
        </w:rPr>
        <w:t>to</w:t>
      </w:r>
      <w:proofErr w:type="spellEnd"/>
      <w:r w:rsidR="266CD544" w:rsidRPr="5B0BC201">
        <w:rPr>
          <w:bCs/>
          <w:i/>
          <w:iCs/>
          <w:color w:val="000000" w:themeColor="text1"/>
          <w:lang w:val="es-ES"/>
        </w:rPr>
        <w:t xml:space="preserve"> </w:t>
      </w:r>
      <w:proofErr w:type="spellStart"/>
      <w:r w:rsidR="266CD544" w:rsidRPr="5B0BC201">
        <w:rPr>
          <w:bCs/>
          <w:i/>
          <w:iCs/>
          <w:color w:val="000000" w:themeColor="text1"/>
          <w:lang w:val="es-ES"/>
        </w:rPr>
        <w:t>safely</w:t>
      </w:r>
      <w:proofErr w:type="spellEnd"/>
      <w:r w:rsidR="266CD544" w:rsidRPr="5B0BC201">
        <w:rPr>
          <w:bCs/>
          <w:i/>
          <w:iCs/>
          <w:color w:val="000000" w:themeColor="text1"/>
          <w:lang w:val="es-ES"/>
        </w:rPr>
        <w:t xml:space="preserve"> </w:t>
      </w:r>
      <w:proofErr w:type="spellStart"/>
      <w:r w:rsidR="266CD544" w:rsidRPr="5B0BC201">
        <w:rPr>
          <w:bCs/>
          <w:i/>
          <w:iCs/>
          <w:color w:val="000000" w:themeColor="text1"/>
          <w:lang w:val="es-ES"/>
        </w:rPr>
        <w:t>aid</w:t>
      </w:r>
      <w:proofErr w:type="spellEnd"/>
      <w:r w:rsidR="266CD544" w:rsidRPr="5B0BC201">
        <w:rPr>
          <w:bCs/>
          <w:i/>
          <w:iCs/>
          <w:color w:val="000000" w:themeColor="text1"/>
          <w:lang w:val="es-ES"/>
        </w:rPr>
        <w:t xml:space="preserve"> in </w:t>
      </w:r>
      <w:proofErr w:type="spellStart"/>
      <w:r w:rsidR="266CD544" w:rsidRPr="5B0BC201">
        <w:rPr>
          <w:bCs/>
          <w:i/>
          <w:iCs/>
          <w:color w:val="000000" w:themeColor="text1"/>
          <w:lang w:val="es-ES"/>
        </w:rPr>
        <w:t>the</w:t>
      </w:r>
      <w:proofErr w:type="spellEnd"/>
      <w:r w:rsidR="266CD544" w:rsidRPr="5B0BC201">
        <w:rPr>
          <w:bCs/>
          <w:i/>
          <w:iCs/>
          <w:color w:val="000000" w:themeColor="text1"/>
          <w:lang w:val="es-ES"/>
        </w:rPr>
        <w:t xml:space="preserve"> </w:t>
      </w:r>
      <w:proofErr w:type="spellStart"/>
      <w:r w:rsidR="266CD544" w:rsidRPr="5B0BC201">
        <w:rPr>
          <w:bCs/>
          <w:i/>
          <w:iCs/>
          <w:color w:val="000000" w:themeColor="text1"/>
          <w:lang w:val="es-ES"/>
        </w:rPr>
        <w:t>spatial</w:t>
      </w:r>
      <w:proofErr w:type="spellEnd"/>
      <w:r w:rsidR="266CD544" w:rsidRPr="5B0BC201">
        <w:rPr>
          <w:bCs/>
          <w:i/>
          <w:iCs/>
          <w:color w:val="000000" w:themeColor="text1"/>
          <w:lang w:val="es-ES"/>
        </w:rPr>
        <w:t xml:space="preserve"> </w:t>
      </w:r>
      <w:proofErr w:type="spellStart"/>
      <w:r w:rsidR="266CD544" w:rsidRPr="5B0BC201">
        <w:rPr>
          <w:bCs/>
          <w:i/>
          <w:iCs/>
          <w:color w:val="000000" w:themeColor="text1"/>
          <w:lang w:val="es-ES"/>
        </w:rPr>
        <w:t>orientation</w:t>
      </w:r>
      <w:proofErr w:type="spellEnd"/>
      <w:r w:rsidR="266CD544" w:rsidRPr="5B0BC201">
        <w:rPr>
          <w:bCs/>
          <w:i/>
          <w:iCs/>
          <w:color w:val="000000" w:themeColor="text1"/>
          <w:lang w:val="es-ES"/>
        </w:rPr>
        <w:t xml:space="preserve"> of </w:t>
      </w:r>
      <w:proofErr w:type="spellStart"/>
      <w:r w:rsidR="266CD544" w:rsidRPr="5B0BC201">
        <w:rPr>
          <w:bCs/>
          <w:i/>
          <w:iCs/>
          <w:color w:val="000000" w:themeColor="text1"/>
          <w:lang w:val="es-ES"/>
        </w:rPr>
        <w:t>blind</w:t>
      </w:r>
      <w:proofErr w:type="spellEnd"/>
      <w:r w:rsidR="266CD544" w:rsidRPr="5B0BC201">
        <w:rPr>
          <w:bCs/>
          <w:i/>
          <w:iCs/>
          <w:color w:val="000000" w:themeColor="text1"/>
          <w:lang w:val="es-ES"/>
        </w:rPr>
        <w:t xml:space="preserve"> </w:t>
      </w:r>
      <w:proofErr w:type="spellStart"/>
      <w:r w:rsidR="266CD544" w:rsidRPr="5B0BC201">
        <w:rPr>
          <w:bCs/>
          <w:i/>
          <w:iCs/>
          <w:color w:val="000000" w:themeColor="text1"/>
          <w:lang w:val="es-ES"/>
        </w:rPr>
        <w:t>people</w:t>
      </w:r>
      <w:proofErr w:type="spellEnd"/>
      <w:r w:rsidR="004953B1">
        <w:rPr>
          <w:bCs/>
          <w:i/>
          <w:iCs/>
          <w:color w:val="000000" w:themeColor="text1"/>
          <w:lang w:val="es-ES"/>
        </w:rPr>
        <w:t xml:space="preserve"> </w:t>
      </w:r>
      <w:r w:rsidR="266CD544" w:rsidRPr="5B0BC201">
        <w:rPr>
          <w:bCs/>
          <w:i/>
          <w:iCs/>
          <w:color w:val="000000" w:themeColor="text1"/>
          <w:lang w:val="es-ES"/>
        </w:rPr>
        <w:t xml:space="preserve">in a </w:t>
      </w:r>
      <w:proofErr w:type="spellStart"/>
      <w:r w:rsidR="266CD544" w:rsidRPr="5B0BC201">
        <w:rPr>
          <w:bCs/>
          <w:i/>
          <w:iCs/>
          <w:color w:val="000000" w:themeColor="text1"/>
          <w:lang w:val="es-ES"/>
        </w:rPr>
        <w:t>complex</w:t>
      </w:r>
      <w:proofErr w:type="spellEnd"/>
      <w:r w:rsidR="266CD544" w:rsidRPr="5B0BC201">
        <w:rPr>
          <w:bCs/>
          <w:i/>
          <w:iCs/>
          <w:color w:val="000000" w:themeColor="text1"/>
          <w:lang w:val="es-ES"/>
        </w:rPr>
        <w:t xml:space="preserve"> </w:t>
      </w:r>
      <w:proofErr w:type="spellStart"/>
      <w:r w:rsidR="266CD544" w:rsidRPr="5B0BC201">
        <w:rPr>
          <w:bCs/>
          <w:i/>
          <w:iCs/>
          <w:color w:val="000000" w:themeColor="text1"/>
          <w:lang w:val="es-ES"/>
        </w:rPr>
        <w:t>urban</w:t>
      </w:r>
      <w:proofErr w:type="spellEnd"/>
      <w:r w:rsidR="266CD544" w:rsidRPr="5B0BC201">
        <w:rPr>
          <w:bCs/>
          <w:i/>
          <w:iCs/>
          <w:color w:val="000000" w:themeColor="text1"/>
          <w:lang w:val="es-ES"/>
        </w:rPr>
        <w:t xml:space="preserve"> </w:t>
      </w:r>
      <w:proofErr w:type="spellStart"/>
      <w:r w:rsidR="266CD544" w:rsidRPr="5B0BC201">
        <w:rPr>
          <w:bCs/>
          <w:i/>
          <w:iCs/>
          <w:color w:val="000000" w:themeColor="text1"/>
          <w:lang w:val="es-ES"/>
        </w:rPr>
        <w:t>environment</w:t>
      </w:r>
      <w:bookmarkEnd w:id="202"/>
      <w:proofErr w:type="spellEnd"/>
    </w:p>
    <w:p w14:paraId="00000186" w14:textId="77777777" w:rsidR="00184BD9" w:rsidRPr="0048375A" w:rsidRDefault="00184BD9">
      <w:pPr>
        <w:rPr>
          <w:lang w:val="es-ES_tradnl"/>
        </w:rPr>
      </w:pPr>
    </w:p>
    <w:p w14:paraId="00000187" w14:textId="76152705" w:rsidR="00184BD9" w:rsidRPr="0048375A" w:rsidRDefault="00F150BE">
      <w:pPr>
        <w:rPr>
          <w:lang w:val="es-ES_tradnl"/>
        </w:rPr>
      </w:pPr>
      <w:r w:rsidRPr="0048375A">
        <w:rPr>
          <w:lang w:val="es-ES_tradnl"/>
        </w:rPr>
        <w:t xml:space="preserve">Indicaciones de calidad: Esta publicación, presentada en la </w:t>
      </w:r>
      <w:commentRangeStart w:id="204"/>
      <w:r w:rsidRPr="0048375A">
        <w:rPr>
          <w:lang w:val="es-ES_tradnl"/>
        </w:rPr>
        <w:t>Conferencia Internacional de Imagen, Visión y Computación 2016</w:t>
      </w:r>
      <w:commentRangeEnd w:id="204"/>
      <w:r w:rsidR="004600EE">
        <w:rPr>
          <w:rStyle w:val="Refdecomentrio"/>
        </w:rPr>
        <w:commentReference w:id="204"/>
      </w:r>
      <w:r w:rsidRPr="0048375A">
        <w:rPr>
          <w:lang w:val="es-ES_tradnl"/>
        </w:rPr>
        <w:t xml:space="preserve"> (ICIVC)</w:t>
      </w:r>
      <w:r w:rsidR="00145E5A">
        <w:rPr>
          <w:lang w:val="es-ES_tradnl"/>
        </w:rPr>
        <w:t xml:space="preserve"> (</w:t>
      </w:r>
      <w:r w:rsidR="00145E5A" w:rsidRPr="00145E5A">
        <w:rPr>
          <w:highlight w:val="yellow"/>
          <w:lang w:val="es-ES_tradnl"/>
        </w:rPr>
        <w:t>NÃO ESTÁ NO CORE RANKING</w:t>
      </w:r>
      <w:r w:rsidR="00145E5A">
        <w:rPr>
          <w:lang w:val="es-ES_tradnl"/>
        </w:rPr>
        <w:t>)</w:t>
      </w:r>
      <w:r w:rsidRPr="0048375A">
        <w:rPr>
          <w:lang w:val="es-ES_tradnl"/>
        </w:rPr>
        <w:t xml:space="preserve"> cuyo </w:t>
      </w:r>
      <w:r w:rsidRPr="0048375A">
        <w:rPr>
          <w:i/>
          <w:lang w:val="es-ES_tradnl"/>
        </w:rPr>
        <w:t>h-</w:t>
      </w:r>
      <w:proofErr w:type="spellStart"/>
      <w:r w:rsidRPr="0048375A">
        <w:rPr>
          <w:i/>
          <w:lang w:val="es-ES_tradnl"/>
        </w:rPr>
        <w:t>index</w:t>
      </w:r>
      <w:proofErr w:type="spellEnd"/>
      <w:r w:rsidRPr="0048375A">
        <w:rPr>
          <w:i/>
          <w:lang w:val="es-ES_tradnl"/>
        </w:rPr>
        <w:t xml:space="preserve"> </w:t>
      </w:r>
      <w:r w:rsidRPr="0048375A">
        <w:rPr>
          <w:lang w:val="es-ES_tradnl"/>
        </w:rPr>
        <w:t xml:space="preserve">fue de 6 en el año 2016. La publicación ha recibido hasta ahora (agosto de 2022) 10 citas (según la consulta de Google </w:t>
      </w:r>
      <w:proofErr w:type="spellStart"/>
      <w:r w:rsidRPr="0048375A">
        <w:rPr>
          <w:lang w:val="es-ES_tradnl"/>
        </w:rPr>
        <w:t>Scholar</w:t>
      </w:r>
      <w:proofErr w:type="spellEnd"/>
      <w:r w:rsidRPr="0048375A">
        <w:rPr>
          <w:lang w:val="es-ES_tradnl"/>
        </w:rPr>
        <w:t>) y 341 visualizaciones del texto completo según el sitio web del editor (https://ieeexplore.ieee.org).</w:t>
      </w:r>
    </w:p>
    <w:p w14:paraId="00000188" w14:textId="77777777" w:rsidR="00184BD9" w:rsidRPr="0048375A" w:rsidRDefault="00184BD9">
      <w:pPr>
        <w:rPr>
          <w:color w:val="0000FF"/>
          <w:lang w:val="es-ES_tradnl"/>
        </w:rPr>
      </w:pPr>
    </w:p>
    <w:p w14:paraId="00000189" w14:textId="77777777" w:rsidR="00184BD9" w:rsidRPr="0048375A" w:rsidRDefault="00184BD9">
      <w:pPr>
        <w:rPr>
          <w:lang w:val="es-ES_tradnl"/>
        </w:rPr>
      </w:pPr>
    </w:p>
    <w:p w14:paraId="0000018A" w14:textId="77777777" w:rsidR="00184BD9" w:rsidRPr="0048375A" w:rsidRDefault="00F150BE">
      <w:pPr>
        <w:rPr>
          <w:lang w:val="es-ES_tradnl"/>
        </w:rPr>
      </w:pPr>
      <w:r w:rsidRPr="0048375A">
        <w:rPr>
          <w:lang w:val="es-ES_tradnl"/>
        </w:rPr>
        <w:t>Conclusiones:</w:t>
      </w:r>
    </w:p>
    <w:p w14:paraId="0000018B" w14:textId="77777777" w:rsidR="00184BD9" w:rsidRPr="0048375A" w:rsidRDefault="00F150BE">
      <w:pPr>
        <w:numPr>
          <w:ilvl w:val="0"/>
          <w:numId w:val="5"/>
        </w:numPr>
        <w:rPr>
          <w:lang w:val="es-ES_tradnl"/>
        </w:rPr>
      </w:pPr>
      <w:r w:rsidRPr="0048375A">
        <w:rPr>
          <w:lang w:val="es-ES_tradnl"/>
        </w:rPr>
        <w:t xml:space="preserve">Se creó el hardware de un semáforo, que se integró con una aplicación para </w:t>
      </w:r>
      <w:proofErr w:type="spellStart"/>
      <w:r w:rsidRPr="0048375A">
        <w:rPr>
          <w:lang w:val="es-ES_tradnl"/>
        </w:rPr>
        <w:t>smartphones</w:t>
      </w:r>
      <w:proofErr w:type="spellEnd"/>
      <w:r w:rsidRPr="0048375A">
        <w:rPr>
          <w:lang w:val="es-ES_tradnl"/>
        </w:rPr>
        <w:t xml:space="preserve"> mediante un agente inteligente (</w:t>
      </w:r>
      <w:proofErr w:type="spellStart"/>
      <w:r w:rsidRPr="0048375A">
        <w:rPr>
          <w:i/>
          <w:lang w:val="es-ES_tradnl"/>
        </w:rPr>
        <w:t>Seebot</w:t>
      </w:r>
      <w:proofErr w:type="spellEnd"/>
      <w:r w:rsidRPr="0048375A">
        <w:rPr>
          <w:i/>
          <w:lang w:val="es-ES_tradnl"/>
        </w:rPr>
        <w:t xml:space="preserve"> </w:t>
      </w:r>
      <w:proofErr w:type="spellStart"/>
      <w:r w:rsidRPr="0048375A">
        <w:rPr>
          <w:i/>
          <w:lang w:val="es-ES_tradnl"/>
        </w:rPr>
        <w:t>Agent</w:t>
      </w:r>
      <w:proofErr w:type="spellEnd"/>
      <w:r w:rsidRPr="0048375A">
        <w:rPr>
          <w:lang w:val="es-ES_tradnl"/>
        </w:rPr>
        <w:t>) con el objetivo de ayudar a las personas con discapacidad visual a cruzar las carreteras.</w:t>
      </w:r>
    </w:p>
    <w:p w14:paraId="0000018C" w14:textId="77777777" w:rsidR="00184BD9" w:rsidRPr="0048375A" w:rsidRDefault="00F150BE">
      <w:pPr>
        <w:numPr>
          <w:ilvl w:val="0"/>
          <w:numId w:val="5"/>
        </w:numPr>
        <w:rPr>
          <w:lang w:val="es-ES_tradnl"/>
        </w:rPr>
      </w:pPr>
      <w:r w:rsidRPr="0048375A">
        <w:rPr>
          <w:lang w:val="es-ES_tradnl"/>
        </w:rPr>
        <w:t>Además, se creó un servidor de</w:t>
      </w:r>
      <w:r w:rsidRPr="0048375A">
        <w:rPr>
          <w:i/>
          <w:lang w:val="es-ES_tradnl"/>
        </w:rPr>
        <w:t xml:space="preserve"> </w:t>
      </w:r>
      <w:proofErr w:type="spellStart"/>
      <w:r w:rsidRPr="0048375A">
        <w:rPr>
          <w:i/>
          <w:lang w:val="es-ES_tradnl"/>
        </w:rPr>
        <w:t>big</w:t>
      </w:r>
      <w:proofErr w:type="spellEnd"/>
      <w:r w:rsidRPr="0048375A">
        <w:rPr>
          <w:i/>
          <w:lang w:val="es-ES_tradnl"/>
        </w:rPr>
        <w:t xml:space="preserve"> data</w:t>
      </w:r>
      <w:r w:rsidRPr="0048375A">
        <w:rPr>
          <w:lang w:val="es-ES_tradnl"/>
        </w:rPr>
        <w:t>, que proporciona un historial de información para ayudar al proceso de cruce de carreteras de forma más fiable y segura.</w:t>
      </w:r>
    </w:p>
    <w:p w14:paraId="0000018D" w14:textId="77777777" w:rsidR="00184BD9" w:rsidRPr="0048375A" w:rsidRDefault="00F150BE">
      <w:pPr>
        <w:numPr>
          <w:ilvl w:val="0"/>
          <w:numId w:val="5"/>
        </w:numPr>
        <w:rPr>
          <w:lang w:val="es-ES_tradnl"/>
        </w:rPr>
      </w:pPr>
      <w:r w:rsidRPr="0048375A">
        <w:rPr>
          <w:lang w:val="es-ES_tradnl"/>
        </w:rPr>
        <w:t xml:space="preserve">El conjunto se probó en dos ciudades de Brasil: en la ciudad de </w:t>
      </w:r>
      <w:proofErr w:type="spellStart"/>
      <w:r w:rsidRPr="0048375A">
        <w:rPr>
          <w:lang w:val="es-ES_tradnl"/>
        </w:rPr>
        <w:t>Maringá</w:t>
      </w:r>
      <w:proofErr w:type="spellEnd"/>
      <w:r w:rsidRPr="0048375A">
        <w:rPr>
          <w:lang w:val="es-ES_tradnl"/>
        </w:rPr>
        <w:t xml:space="preserve">, estado de Paraná, durante un año y en la ciudad de </w:t>
      </w:r>
      <w:proofErr w:type="spellStart"/>
      <w:r w:rsidRPr="0048375A">
        <w:rPr>
          <w:lang w:val="es-ES_tradnl"/>
        </w:rPr>
        <w:t>Campina</w:t>
      </w:r>
      <w:proofErr w:type="spellEnd"/>
      <w:r w:rsidRPr="0048375A">
        <w:rPr>
          <w:lang w:val="es-ES_tradnl"/>
        </w:rPr>
        <w:t xml:space="preserve"> Grande, estado de Paraíba, durante 2 años, periodo en el que se aplicaron las mejoras.</w:t>
      </w:r>
    </w:p>
    <w:p w14:paraId="0000018E" w14:textId="77777777" w:rsidR="00184BD9" w:rsidRPr="0048375A" w:rsidRDefault="00F150BE">
      <w:pPr>
        <w:numPr>
          <w:ilvl w:val="0"/>
          <w:numId w:val="5"/>
        </w:numPr>
        <w:rPr>
          <w:lang w:val="es-ES_tradnl"/>
        </w:rPr>
      </w:pPr>
      <w:r w:rsidRPr="0048375A">
        <w:rPr>
          <w:lang w:val="es-ES_tradnl"/>
        </w:rPr>
        <w:t>Los estudios futuros de este proyecto deberían centrarse en métodos para localizar la posición 2D y disminuir el coste computacional.</w:t>
      </w:r>
    </w:p>
    <w:p w14:paraId="00000191" w14:textId="77777777" w:rsidR="00184BD9" w:rsidRPr="0048375A" w:rsidRDefault="00184BD9">
      <w:pPr>
        <w:ind w:firstLine="720"/>
        <w:rPr>
          <w:color w:val="0000FF"/>
          <w:lang w:val="es-ES_tradnl"/>
        </w:rPr>
      </w:pPr>
    </w:p>
    <w:p w14:paraId="3893952D" w14:textId="4283EBEB" w:rsidR="6F166E02" w:rsidRPr="0048375A" w:rsidRDefault="6F166E02" w:rsidP="0048375A">
      <w:pPr>
        <w:rPr>
          <w:lang w:val="en-US"/>
        </w:rPr>
      </w:pPr>
      <w:r w:rsidRPr="0048375A">
        <w:rPr>
          <w:lang w:val="es-ES"/>
        </w:rPr>
        <w:t xml:space="preserve">Artículo 2:   </w:t>
      </w:r>
      <w:r w:rsidR="50316D5C" w:rsidRPr="5B0BC201">
        <w:rPr>
          <w:i/>
          <w:iCs/>
          <w:lang w:val="en-US"/>
        </w:rPr>
        <w:t xml:space="preserve"> 2D Triangulation of Signals Source by Pole-Polar Geometric Models</w:t>
      </w:r>
    </w:p>
    <w:p w14:paraId="00000193" w14:textId="4305F7C7" w:rsidR="00184BD9" w:rsidRPr="0048375A" w:rsidRDefault="00F150BE">
      <w:pPr>
        <w:ind w:firstLine="720"/>
        <w:rPr>
          <w:lang w:val="es-ES_tradnl"/>
        </w:rPr>
      </w:pPr>
      <w:r w:rsidRPr="0048375A">
        <w:rPr>
          <w:lang w:val="es-ES_tradnl"/>
        </w:rPr>
        <w:lastRenderedPageBreak/>
        <w:t xml:space="preserve">Indicaciones de calidad: Este estudio fue publicado en 2019 </w:t>
      </w:r>
      <w:r w:rsidR="003B4DDE" w:rsidRPr="0048375A">
        <w:rPr>
          <w:lang w:val="es-ES_tradnl"/>
        </w:rPr>
        <w:t>SENSORS</w:t>
      </w:r>
      <w:r w:rsidRPr="0048375A">
        <w:rPr>
          <w:lang w:val="es-ES_tradnl"/>
        </w:rPr>
        <w:t xml:space="preserve">, una revista de acceso abierto sobre ciencia y tecnología de sensores cuyo factor de impacto </w:t>
      </w:r>
      <w:del w:id="205" w:author="ecacarva" w:date="2023-04-12T23:56:00Z">
        <w:r w:rsidRPr="0048375A" w:rsidDel="003B4DDE">
          <w:rPr>
            <w:lang w:val="es-ES_tradnl"/>
          </w:rPr>
          <w:delText>en 2021 fue de 4,05 en el año 2021</w:delText>
        </w:r>
      </w:del>
      <w:del w:id="206" w:author="ecacarva" w:date="2023-04-12T23:54:00Z">
        <w:r w:rsidRPr="009E15EC" w:rsidDel="003B4DDE">
          <w:delText xml:space="preserve">. </w:delText>
        </w:r>
        <w:r w:rsidR="009E15EC" w:rsidRPr="009E15EC" w:rsidDel="003B4DDE">
          <w:delText>The latest Quartile of Sensors is Q1.</w:delText>
        </w:r>
        <w:r w:rsidR="00104744" w:rsidRPr="00104744" w:rsidDel="003B4DDE">
          <w:delText xml:space="preserve"> </w:delText>
        </w:r>
        <w:r w:rsidR="00104744" w:rsidDel="003B4DDE">
          <w:delText xml:space="preserve">The </w:delText>
        </w:r>
        <w:r w:rsidR="00104744" w:rsidRPr="00104744" w:rsidDel="003B4DDE">
          <w:delText>SJR (SCImago Journal Rank): 0.636.</w:delText>
        </w:r>
        <w:r w:rsidR="009E15EC" w:rsidRPr="009E15EC" w:rsidDel="003B4DDE">
          <w:rPr>
            <w:lang w:val="es-ES_tradnl"/>
          </w:rPr>
          <w:delText xml:space="preserve"> </w:delText>
        </w:r>
      </w:del>
      <w:ins w:id="207" w:author="ecacarva" w:date="2023-04-12T23:56:00Z">
        <w:r w:rsidR="003B4DDE">
          <w:rPr>
            <w:lang w:val="es-ES_tradnl"/>
          </w:rPr>
          <w:t xml:space="preserve">es 3.847, SJR es 0.636 and </w:t>
        </w:r>
        <w:proofErr w:type="spellStart"/>
        <w:r w:rsidR="003B4DDE">
          <w:rPr>
            <w:lang w:val="es-ES_tradnl"/>
          </w:rPr>
          <w:t>quartile</w:t>
        </w:r>
        <w:proofErr w:type="spellEnd"/>
        <w:r w:rsidR="003B4DDE">
          <w:rPr>
            <w:lang w:val="es-ES_tradnl"/>
          </w:rPr>
          <w:t xml:space="preserve"> es </w:t>
        </w:r>
      </w:ins>
      <w:ins w:id="208" w:author="ecacarva" w:date="2023-04-12T23:57:00Z">
        <w:r w:rsidR="003B4DDE">
          <w:rPr>
            <w:lang w:val="es-ES_tradnl"/>
          </w:rPr>
          <w:t>Q1</w:t>
        </w:r>
      </w:ins>
      <w:ins w:id="209" w:author="ecacarva" w:date="2023-04-12T23:51:00Z">
        <w:r w:rsidR="003B4DDE" w:rsidRPr="0048375A">
          <w:rPr>
            <w:lang w:val="es-ES_tradnl"/>
          </w:rPr>
          <w:t>.</w:t>
        </w:r>
      </w:ins>
      <w:r w:rsidRPr="0048375A">
        <w:rPr>
          <w:lang w:val="es-ES_tradnl"/>
        </w:rPr>
        <w:t xml:space="preserve">La publicación ha recibido hasta ahora (agosto de 2022) 6 citas (según la consulta de Google </w:t>
      </w:r>
      <w:proofErr w:type="spellStart"/>
      <w:r w:rsidRPr="0048375A">
        <w:rPr>
          <w:lang w:val="es-ES_tradnl"/>
        </w:rPr>
        <w:t>Scholar</w:t>
      </w:r>
      <w:proofErr w:type="spellEnd"/>
      <w:r w:rsidRPr="0048375A">
        <w:rPr>
          <w:lang w:val="es-ES_tradnl"/>
        </w:rPr>
        <w:t xml:space="preserve">) y 2069 vistas de texto completo según el sitio web del editor (https://www.mdpi.com/journal/sensors/ </w:t>
      </w:r>
      <w:proofErr w:type="spellStart"/>
      <w:r w:rsidRPr="0048375A">
        <w:rPr>
          <w:lang w:val="es-ES_tradnl"/>
        </w:rPr>
        <w:t>special_issues</w:t>
      </w:r>
      <w:proofErr w:type="spellEnd"/>
      <w:r w:rsidRPr="0048375A">
        <w:rPr>
          <w:lang w:val="es-ES_tradnl"/>
        </w:rPr>
        <w:t>/</w:t>
      </w:r>
      <w:proofErr w:type="spellStart"/>
      <w:r w:rsidRPr="0048375A">
        <w:rPr>
          <w:lang w:val="es-ES_tradnl"/>
        </w:rPr>
        <w:t>Signal+InformationProcessingWSN</w:t>
      </w:r>
      <w:proofErr w:type="spellEnd"/>
      <w:r w:rsidRPr="0048375A">
        <w:rPr>
          <w:lang w:val="es-ES_tradnl"/>
        </w:rPr>
        <w:t>).</w:t>
      </w:r>
      <w:r w:rsidR="00397803">
        <w:rPr>
          <w:lang w:val="es-ES_tradnl"/>
        </w:rPr>
        <w:t xml:space="preserve"> </w:t>
      </w:r>
    </w:p>
    <w:p w14:paraId="00000194" w14:textId="77777777" w:rsidR="00184BD9" w:rsidRPr="0048375A" w:rsidRDefault="00184BD9">
      <w:pPr>
        <w:rPr>
          <w:color w:val="0000FF"/>
          <w:lang w:val="es-ES_tradnl"/>
        </w:rPr>
      </w:pPr>
    </w:p>
    <w:p w14:paraId="00000195" w14:textId="77777777" w:rsidR="00184BD9" w:rsidRPr="0048375A" w:rsidRDefault="00184BD9">
      <w:pPr>
        <w:rPr>
          <w:lang w:val="es-ES_tradnl"/>
        </w:rPr>
      </w:pPr>
    </w:p>
    <w:p w14:paraId="00000196" w14:textId="77777777" w:rsidR="00184BD9" w:rsidRPr="00C47F8E" w:rsidRDefault="00F150BE">
      <w:pPr>
        <w:rPr>
          <w:lang w:val="es-ES_tradnl"/>
        </w:rPr>
      </w:pPr>
      <w:r w:rsidRPr="00C47F8E">
        <w:rPr>
          <w:lang w:val="es-ES_tradnl"/>
        </w:rPr>
        <w:t>Conclusiones:</w:t>
      </w:r>
    </w:p>
    <w:p w14:paraId="00000197" w14:textId="77777777" w:rsidR="00184BD9" w:rsidRPr="00C47F8E" w:rsidRDefault="00F150BE">
      <w:pPr>
        <w:numPr>
          <w:ilvl w:val="0"/>
          <w:numId w:val="5"/>
        </w:numPr>
        <w:rPr>
          <w:lang w:val="es-ES_tradnl"/>
        </w:rPr>
      </w:pPr>
      <w:r w:rsidRPr="00C47F8E">
        <w:rPr>
          <w:lang w:val="es-ES_tradnl"/>
        </w:rPr>
        <w:t xml:space="preserve">Según los resultados de este estudio, existe una relación geométrica entre la ubicación del emisor y los elementos de la geometría polo-polar. En este contexto, se ha propuesto una solución cuyo resultado exacto (si los datos disponibles son precisos) tiene coste </w:t>
      </w:r>
      <w:r w:rsidRPr="00C47F8E">
        <w:rPr>
          <w:i/>
          <w:lang w:val="es-ES_tradnl"/>
        </w:rPr>
        <w:t>O</w:t>
      </w:r>
      <w:r w:rsidRPr="00C47F8E">
        <w:rPr>
          <w:lang w:val="es-ES_tradnl"/>
        </w:rPr>
        <w:t>(</w:t>
      </w:r>
      <w:r w:rsidRPr="00C47F8E">
        <w:rPr>
          <w:i/>
          <w:lang w:val="es-ES_tradnl"/>
        </w:rPr>
        <w:t>n</w:t>
      </w:r>
      <w:r w:rsidRPr="00C47F8E">
        <w:rPr>
          <w:lang w:val="es-ES_tradnl"/>
        </w:rPr>
        <w:t>) porque es capaz de reducir el número de operaciones aritméticas requeridas por los métodos convencionales actualmente en uso.</w:t>
      </w:r>
    </w:p>
    <w:p w14:paraId="00000198" w14:textId="77777777" w:rsidR="00184BD9" w:rsidRPr="00C47F8E" w:rsidRDefault="00F150BE">
      <w:pPr>
        <w:numPr>
          <w:ilvl w:val="0"/>
          <w:numId w:val="5"/>
        </w:numPr>
        <w:rPr>
          <w:lang w:val="es-ES_tradnl"/>
        </w:rPr>
      </w:pPr>
      <w:r w:rsidRPr="00C47F8E">
        <w:rPr>
          <w:lang w:val="es-ES_tradnl"/>
        </w:rPr>
        <w:t xml:space="preserve">En caso de datos con errores, este método produjo mejores estimaciones en comparación con los métodos tradicionales como </w:t>
      </w:r>
      <w:proofErr w:type="spellStart"/>
      <w:r w:rsidRPr="00C47F8E">
        <w:rPr>
          <w:lang w:val="es-ES_tradnl"/>
        </w:rPr>
        <w:t>WLSm</w:t>
      </w:r>
      <w:proofErr w:type="spellEnd"/>
      <w:r w:rsidRPr="00C47F8E">
        <w:rPr>
          <w:lang w:val="es-ES_tradnl"/>
        </w:rPr>
        <w:t xml:space="preserve">, </w:t>
      </w:r>
      <w:proofErr w:type="spellStart"/>
      <w:r w:rsidRPr="00C47F8E">
        <w:rPr>
          <w:lang w:val="es-ES_tradnl"/>
        </w:rPr>
        <w:t>NRm</w:t>
      </w:r>
      <w:proofErr w:type="spellEnd"/>
      <w:r w:rsidRPr="00C47F8E">
        <w:rPr>
          <w:lang w:val="es-ES_tradnl"/>
        </w:rPr>
        <w:t xml:space="preserve"> y </w:t>
      </w:r>
      <w:proofErr w:type="spellStart"/>
      <w:r w:rsidRPr="00C47F8E">
        <w:rPr>
          <w:lang w:val="es-ES_tradnl"/>
        </w:rPr>
        <w:t>LSm</w:t>
      </w:r>
      <w:proofErr w:type="spellEnd"/>
      <w:r w:rsidRPr="00C47F8E">
        <w:rPr>
          <w:lang w:val="es-ES_tradnl"/>
        </w:rPr>
        <w:t xml:space="preserve">. </w:t>
      </w:r>
    </w:p>
    <w:p w14:paraId="00000199" w14:textId="77777777" w:rsidR="00184BD9" w:rsidRPr="00C47F8E" w:rsidRDefault="00F150BE">
      <w:pPr>
        <w:numPr>
          <w:ilvl w:val="0"/>
          <w:numId w:val="5"/>
        </w:numPr>
        <w:rPr>
          <w:lang w:val="es-ES_tradnl"/>
        </w:rPr>
      </w:pPr>
      <w:r w:rsidRPr="00C47F8E">
        <w:rPr>
          <w:lang w:val="es-ES_tradnl"/>
        </w:rPr>
        <w:t>Los resultados obtenidos fueron consistentes incluso en presencia de incoherencia de datos o incoherencia geométrica en la disposición del sistema receptor.</w:t>
      </w:r>
    </w:p>
    <w:p w14:paraId="0000019A" w14:textId="77777777" w:rsidR="00184BD9" w:rsidRPr="00C47F8E" w:rsidRDefault="00F150BE">
      <w:pPr>
        <w:rPr>
          <w:lang w:val="es-ES_tradnl"/>
        </w:rPr>
      </w:pPr>
      <w:r w:rsidRPr="00C47F8E">
        <w:rPr>
          <w:lang w:val="es-ES_tradnl"/>
        </w:rPr>
        <w:t>Limitaciones:</w:t>
      </w:r>
    </w:p>
    <w:p w14:paraId="0000019B" w14:textId="34FDFF93" w:rsidR="00184BD9" w:rsidRPr="00C47F8E" w:rsidRDefault="00F150BE">
      <w:pPr>
        <w:numPr>
          <w:ilvl w:val="0"/>
          <w:numId w:val="5"/>
        </w:numPr>
        <w:rPr>
          <w:lang w:val="es-ES_tradnl"/>
        </w:rPr>
      </w:pPr>
      <w:r w:rsidRPr="00C47F8E">
        <w:rPr>
          <w:lang w:val="es-ES_tradnl"/>
        </w:rPr>
        <w:t>Hasta el momento la solución es 2D</w:t>
      </w:r>
      <w:r w:rsidR="000F2A27" w:rsidRPr="00C47F8E">
        <w:rPr>
          <w:lang w:val="es-ES_tradnl"/>
        </w:rPr>
        <w:t>.</w:t>
      </w:r>
    </w:p>
    <w:p w14:paraId="0000019C" w14:textId="5EB9E829" w:rsidR="00184BD9" w:rsidRPr="00C47F8E" w:rsidRDefault="00F150BE">
      <w:pPr>
        <w:numPr>
          <w:ilvl w:val="0"/>
          <w:numId w:val="5"/>
        </w:numPr>
        <w:rPr>
          <w:lang w:val="es-ES_tradnl"/>
        </w:rPr>
      </w:pPr>
      <w:r w:rsidRPr="00C47F8E">
        <w:rPr>
          <w:lang w:val="es-ES_tradnl"/>
        </w:rPr>
        <w:t>El proceso de estimación de la localización de los métodos propuestos requiere que el dispositivo a localizar esté insertado en la zona de cobertura de los</w:t>
      </w:r>
      <w:r w:rsidR="00C47F8E" w:rsidRPr="00C47F8E">
        <w:rPr>
          <w:lang w:val="es-ES_tradnl"/>
        </w:rPr>
        <w:t>.</w:t>
      </w:r>
      <w:r w:rsidRPr="00C47F8E">
        <w:rPr>
          <w:lang w:val="es-ES_tradnl"/>
        </w:rPr>
        <w:t xml:space="preserve">  </w:t>
      </w:r>
    </w:p>
    <w:p w14:paraId="0000019D" w14:textId="77777777" w:rsidR="00184BD9" w:rsidRPr="00C47F8E" w:rsidRDefault="00F150BE">
      <w:pPr>
        <w:numPr>
          <w:ilvl w:val="0"/>
          <w:numId w:val="5"/>
        </w:numPr>
        <w:rPr>
          <w:lang w:val="es-ES_tradnl"/>
        </w:rPr>
      </w:pPr>
      <w:r w:rsidRPr="00C47F8E">
        <w:rPr>
          <w:lang w:val="es-ES_tradnl"/>
        </w:rPr>
        <w:t xml:space="preserve">Los puntos de acceso sólo pueden disponerse de forma </w:t>
      </w:r>
      <w:proofErr w:type="spellStart"/>
      <w:r w:rsidRPr="00C47F8E">
        <w:rPr>
          <w:lang w:val="es-ES_tradnl"/>
        </w:rPr>
        <w:t>co</w:t>
      </w:r>
      <w:proofErr w:type="spellEnd"/>
      <w:r w:rsidRPr="00C47F8E">
        <w:rPr>
          <w:lang w:val="es-ES_tradnl"/>
        </w:rPr>
        <w:t>-lineal en algunos casos concretos.</w:t>
      </w:r>
    </w:p>
    <w:p w14:paraId="0000019E" w14:textId="77777777" w:rsidR="00184BD9" w:rsidRPr="0048375A" w:rsidRDefault="00184BD9">
      <w:pPr>
        <w:ind w:left="720"/>
        <w:rPr>
          <w:color w:val="0000FF"/>
          <w:lang w:val="es-ES_tradnl"/>
        </w:rPr>
      </w:pPr>
    </w:p>
    <w:p w14:paraId="0000019F" w14:textId="77777777" w:rsidR="00184BD9" w:rsidRPr="0048375A" w:rsidRDefault="00184BD9">
      <w:pPr>
        <w:ind w:left="720"/>
        <w:rPr>
          <w:color w:val="0000FF"/>
          <w:lang w:val="es-ES_tradnl"/>
        </w:rPr>
      </w:pPr>
    </w:p>
    <w:p w14:paraId="000001A0" w14:textId="5B9D89BC" w:rsidR="00184BD9" w:rsidRPr="0076018E" w:rsidRDefault="0005387E" w:rsidP="0076018E">
      <w:pPr>
        <w:pStyle w:val="Ttulo2"/>
      </w:pPr>
      <w:bookmarkStart w:id="210" w:name="_Toc132235242"/>
      <w:r>
        <w:rPr>
          <w:lang w:val="es-ES_tradnl"/>
        </w:rPr>
        <w:t>Contribución</w:t>
      </w:r>
      <w:r w:rsidR="00F150BE" w:rsidRPr="0048375A">
        <w:rPr>
          <w:lang w:val="es-ES_tradnl"/>
        </w:rPr>
        <w:t xml:space="preserve"> 3</w:t>
      </w:r>
      <w:r w:rsidR="00AF2F28" w:rsidRPr="0048375A">
        <w:rPr>
          <w:lang w:val="es-ES_tradnl"/>
        </w:rPr>
        <w:t>: New</w:t>
      </w:r>
      <w:r w:rsidR="004953B1">
        <w:rPr>
          <w:i/>
          <w:iCs/>
          <w:color w:val="000000"/>
        </w:rPr>
        <w:t xml:space="preserve"> </w:t>
      </w:r>
      <w:proofErr w:type="spellStart"/>
      <w:r w:rsidR="004953B1">
        <w:rPr>
          <w:i/>
          <w:iCs/>
          <w:color w:val="000000"/>
        </w:rPr>
        <w:t>signal</w:t>
      </w:r>
      <w:proofErr w:type="spellEnd"/>
      <w:r w:rsidR="004953B1">
        <w:rPr>
          <w:i/>
          <w:iCs/>
          <w:color w:val="000000"/>
        </w:rPr>
        <w:t xml:space="preserve"> </w:t>
      </w:r>
      <w:proofErr w:type="spellStart"/>
      <w:r w:rsidR="004953B1">
        <w:rPr>
          <w:i/>
          <w:iCs/>
          <w:color w:val="000000"/>
        </w:rPr>
        <w:t>location</w:t>
      </w:r>
      <w:proofErr w:type="spellEnd"/>
      <w:r w:rsidR="004953B1">
        <w:rPr>
          <w:i/>
          <w:iCs/>
          <w:color w:val="000000"/>
        </w:rPr>
        <w:t xml:space="preserve"> </w:t>
      </w:r>
      <w:proofErr w:type="spellStart"/>
      <w:r w:rsidR="004953B1">
        <w:rPr>
          <w:i/>
          <w:iCs/>
          <w:color w:val="000000"/>
        </w:rPr>
        <w:t>method</w:t>
      </w:r>
      <w:proofErr w:type="spellEnd"/>
      <w:r w:rsidR="004953B1">
        <w:rPr>
          <w:i/>
          <w:iCs/>
          <w:color w:val="000000"/>
        </w:rPr>
        <w:t xml:space="preserve"> </w:t>
      </w:r>
      <w:proofErr w:type="spellStart"/>
      <w:r w:rsidR="004953B1">
        <w:rPr>
          <w:i/>
          <w:iCs/>
          <w:color w:val="000000"/>
        </w:rPr>
        <w:t>based</w:t>
      </w:r>
      <w:proofErr w:type="spellEnd"/>
      <w:r w:rsidR="004953B1">
        <w:rPr>
          <w:i/>
          <w:iCs/>
          <w:color w:val="000000"/>
        </w:rPr>
        <w:t xml:space="preserve"> </w:t>
      </w:r>
      <w:proofErr w:type="spellStart"/>
      <w:r w:rsidR="004953B1">
        <w:rPr>
          <w:i/>
          <w:iCs/>
          <w:color w:val="000000"/>
        </w:rPr>
        <w:t>on</w:t>
      </w:r>
      <w:proofErr w:type="spellEnd"/>
      <w:r w:rsidR="004953B1">
        <w:rPr>
          <w:i/>
          <w:iCs/>
          <w:color w:val="000000"/>
        </w:rPr>
        <w:t xml:space="preserve"> </w:t>
      </w:r>
      <w:proofErr w:type="spellStart"/>
      <w:r w:rsidR="004953B1">
        <w:rPr>
          <w:i/>
          <w:iCs/>
          <w:color w:val="000000"/>
        </w:rPr>
        <w:t>signal</w:t>
      </w:r>
      <w:proofErr w:type="spellEnd"/>
      <w:r w:rsidR="004953B1">
        <w:rPr>
          <w:i/>
          <w:iCs/>
          <w:color w:val="000000"/>
        </w:rPr>
        <w:t xml:space="preserve">-range data for </w:t>
      </w:r>
      <w:proofErr w:type="spellStart"/>
      <w:r w:rsidR="004953B1">
        <w:rPr>
          <w:i/>
          <w:iCs/>
          <w:color w:val="000000"/>
        </w:rPr>
        <w:t>proximity</w:t>
      </w:r>
      <w:proofErr w:type="spellEnd"/>
      <w:r w:rsidR="004953B1">
        <w:rPr>
          <w:i/>
          <w:iCs/>
          <w:color w:val="000000"/>
        </w:rPr>
        <w:t xml:space="preserve"> </w:t>
      </w:r>
      <w:proofErr w:type="spellStart"/>
      <w:r w:rsidR="004953B1">
        <w:rPr>
          <w:i/>
          <w:iCs/>
          <w:color w:val="000000"/>
        </w:rPr>
        <w:t>tracing</w:t>
      </w:r>
      <w:proofErr w:type="spellEnd"/>
      <w:r w:rsidR="004953B1">
        <w:rPr>
          <w:i/>
          <w:iCs/>
          <w:color w:val="000000"/>
        </w:rPr>
        <w:t xml:space="preserve"> tools</w:t>
      </w:r>
      <w:bookmarkEnd w:id="210"/>
    </w:p>
    <w:p w14:paraId="000001A1" w14:textId="77777777" w:rsidR="00184BD9" w:rsidRPr="0048375A" w:rsidRDefault="00184BD9">
      <w:pPr>
        <w:rPr>
          <w:lang w:val="es-ES_tradnl"/>
        </w:rPr>
      </w:pPr>
    </w:p>
    <w:p w14:paraId="000001A2" w14:textId="08E74395" w:rsidR="00184BD9" w:rsidRPr="0048375A" w:rsidRDefault="00F150BE">
      <w:pPr>
        <w:rPr>
          <w:lang w:val="es-ES_tradnl"/>
        </w:rPr>
      </w:pPr>
      <w:r w:rsidRPr="0048375A">
        <w:rPr>
          <w:lang w:val="es-ES_tradnl"/>
        </w:rPr>
        <w:t xml:space="preserve">Indicaciones de calidad: Este estudio se publicó en 2021 en el </w:t>
      </w:r>
      <w:proofErr w:type="spellStart"/>
      <w:r w:rsidRPr="0048375A">
        <w:rPr>
          <w:lang w:val="es-ES_tradnl"/>
        </w:rPr>
        <w:t>Journal</w:t>
      </w:r>
      <w:proofErr w:type="spellEnd"/>
      <w:r w:rsidRPr="0048375A">
        <w:rPr>
          <w:lang w:val="es-ES_tradnl"/>
        </w:rPr>
        <w:t xml:space="preserve"> of Network and </w:t>
      </w:r>
      <w:proofErr w:type="spellStart"/>
      <w:r w:rsidRPr="0048375A">
        <w:rPr>
          <w:lang w:val="es-ES_tradnl"/>
        </w:rPr>
        <w:t>Computer</w:t>
      </w:r>
      <w:proofErr w:type="spellEnd"/>
      <w:r w:rsidRPr="0048375A">
        <w:rPr>
          <w:lang w:val="es-ES_tradnl"/>
        </w:rPr>
        <w:t xml:space="preserve"> </w:t>
      </w:r>
      <w:proofErr w:type="spellStart"/>
      <w:r w:rsidRPr="0048375A">
        <w:rPr>
          <w:lang w:val="es-ES_tradnl"/>
        </w:rPr>
        <w:t>Applications</w:t>
      </w:r>
      <w:proofErr w:type="spellEnd"/>
      <w:r w:rsidRPr="0048375A">
        <w:rPr>
          <w:lang w:val="es-ES_tradnl"/>
        </w:rPr>
        <w:t xml:space="preserve">, una revista de acceso abierto sobre áreas relacionadas con las redes informáticas y sus aplicaciones </w:t>
      </w:r>
      <w:ins w:id="211" w:author="ecacarva" w:date="2023-04-13T00:01:00Z">
        <w:r w:rsidR="00A55002" w:rsidRPr="0048375A">
          <w:rPr>
            <w:lang w:val="es-ES_tradnl"/>
          </w:rPr>
          <w:t xml:space="preserve">cuyo factor de impacto </w:t>
        </w:r>
        <w:r w:rsidR="00A55002">
          <w:rPr>
            <w:lang w:val="es-ES_tradnl"/>
          </w:rPr>
          <w:t xml:space="preserve">es </w:t>
        </w:r>
        <w:r w:rsidR="00A55002">
          <w:rPr>
            <w:lang w:val="es-ES_tradnl"/>
          </w:rPr>
          <w:t>7.574</w:t>
        </w:r>
        <w:r w:rsidR="00A55002">
          <w:rPr>
            <w:lang w:val="es-ES_tradnl"/>
          </w:rPr>
          <w:t xml:space="preserve">, SJR es </w:t>
        </w:r>
      </w:ins>
      <w:ins w:id="212" w:author="ecacarva" w:date="2023-04-13T00:02:00Z">
        <w:r w:rsidR="00A55002">
          <w:rPr>
            <w:lang w:val="es-ES_tradnl"/>
          </w:rPr>
          <w:t>1.145</w:t>
        </w:r>
      </w:ins>
      <w:ins w:id="213" w:author="ecacarva" w:date="2023-04-13T00:01:00Z">
        <w:r w:rsidR="00A55002">
          <w:rPr>
            <w:lang w:val="es-ES_tradnl"/>
          </w:rPr>
          <w:t xml:space="preserve"> and </w:t>
        </w:r>
        <w:proofErr w:type="spellStart"/>
        <w:r w:rsidR="00A55002">
          <w:rPr>
            <w:lang w:val="es-ES_tradnl"/>
          </w:rPr>
          <w:t>quartile</w:t>
        </w:r>
        <w:proofErr w:type="spellEnd"/>
        <w:r w:rsidR="00A55002">
          <w:rPr>
            <w:lang w:val="es-ES_tradnl"/>
          </w:rPr>
          <w:t xml:space="preserve"> es Q1</w:t>
        </w:r>
      </w:ins>
      <w:del w:id="214" w:author="ecacarva" w:date="2023-04-13T00:01:00Z">
        <w:r w:rsidRPr="0048375A" w:rsidDel="00A55002">
          <w:rPr>
            <w:lang w:val="es-ES_tradnl"/>
          </w:rPr>
          <w:delText>cuyo factor de impacto en 2022 es de 7,574 en el año 2021</w:delText>
        </w:r>
        <w:r w:rsidR="001942E7" w:rsidDel="00A55002">
          <w:rPr>
            <w:lang w:val="es-ES_tradnl"/>
          </w:rPr>
          <w:delText xml:space="preserve">, su quartile es </w:delText>
        </w:r>
        <w:r w:rsidR="001942E7" w:rsidDel="00A55002">
          <w:rPr>
            <w:lang w:val="es-ES_tradnl"/>
          </w:rPr>
          <w:lastRenderedPageBreak/>
          <w:delText>Q1</w:delText>
        </w:r>
        <w:r w:rsidR="003549F4" w:rsidDel="00A55002">
          <w:rPr>
            <w:lang w:val="es-ES_tradnl"/>
          </w:rPr>
          <w:delText>, JCR 2021</w:delText>
        </w:r>
      </w:del>
      <w:del w:id="215" w:author="ecacarva" w:date="2023-04-12T23:51:00Z">
        <w:r w:rsidR="003549F4" w:rsidDel="003B4DDE">
          <w:rPr>
            <w:lang w:val="es-ES_tradnl"/>
          </w:rPr>
          <w:delText>, JIF es 7.574</w:delText>
        </w:r>
      </w:del>
      <w:r w:rsidRPr="0048375A">
        <w:rPr>
          <w:lang w:val="es-ES_tradnl"/>
        </w:rPr>
        <w:t xml:space="preserve">. La publicación ha recibido hasta el momento (agosto de 2022) 1 cita (según la consulta de Google </w:t>
      </w:r>
      <w:proofErr w:type="spellStart"/>
      <w:r w:rsidRPr="0048375A">
        <w:rPr>
          <w:lang w:val="es-ES_tradnl"/>
        </w:rPr>
        <w:t>Scholar</w:t>
      </w:r>
      <w:proofErr w:type="spellEnd"/>
      <w:r w:rsidRPr="0048375A">
        <w:rPr>
          <w:lang w:val="es-ES_tradnl"/>
        </w:rPr>
        <w:t>) y 23 vistas de texto completo según el sitio web del editor (</w:t>
      </w:r>
      <w:hyperlink r:id="rId29" w:history="1">
        <w:r w:rsidR="0005387E" w:rsidRPr="0048375A">
          <w:rPr>
            <w:rStyle w:val="Hyperlink"/>
            <w:lang w:val="es-ES_tradnl"/>
          </w:rPr>
          <w:t>https://www.sciencedirect.com/science/article/pii/S1084804 521000333</w:t>
        </w:r>
      </w:hyperlink>
      <w:r w:rsidRPr="0048375A">
        <w:rPr>
          <w:lang w:val="es-ES_tradnl"/>
        </w:rPr>
        <w:t>).</w:t>
      </w:r>
    </w:p>
    <w:p w14:paraId="000001A3" w14:textId="77777777" w:rsidR="00184BD9" w:rsidRPr="0048375A" w:rsidRDefault="00184BD9">
      <w:pPr>
        <w:rPr>
          <w:lang w:val="es-ES_tradnl"/>
        </w:rPr>
      </w:pPr>
    </w:p>
    <w:p w14:paraId="000001A4" w14:textId="77777777" w:rsidR="00184BD9" w:rsidRPr="0048375A" w:rsidRDefault="00F150BE">
      <w:pPr>
        <w:rPr>
          <w:lang w:val="es-ES_tradnl"/>
        </w:rPr>
      </w:pPr>
      <w:r w:rsidRPr="0048375A">
        <w:rPr>
          <w:lang w:val="es-ES_tradnl"/>
        </w:rPr>
        <w:t>Conclusiones:</w:t>
      </w:r>
    </w:p>
    <w:p w14:paraId="000001A5" w14:textId="77777777" w:rsidR="00184BD9" w:rsidRPr="0048375A" w:rsidRDefault="00F150BE">
      <w:pPr>
        <w:numPr>
          <w:ilvl w:val="0"/>
          <w:numId w:val="5"/>
        </w:numPr>
        <w:rPr>
          <w:lang w:val="es-ES_tradnl"/>
        </w:rPr>
      </w:pPr>
      <w:r w:rsidRPr="0048375A">
        <w:rPr>
          <w:lang w:val="es-ES_tradnl"/>
        </w:rPr>
        <w:t>En este estudio se propone la creación de un nuevo método denominado método del centro polar ponderado (</w:t>
      </w:r>
      <w:proofErr w:type="spellStart"/>
      <w:r w:rsidRPr="0048375A">
        <w:rPr>
          <w:lang w:val="es-ES_tradnl"/>
        </w:rPr>
        <w:t>wPPC</w:t>
      </w:r>
      <w:proofErr w:type="spellEnd"/>
      <w:r w:rsidRPr="0048375A">
        <w:rPr>
          <w:lang w:val="es-ES_tradnl"/>
        </w:rPr>
        <w:t>) como extensión del método del modelo del centro polar (PPC) sin aumentar el coste computacional O(m2) y el número mínimo de nodos (m ≥ 2) en la composición de la red de localización.</w:t>
      </w:r>
    </w:p>
    <w:p w14:paraId="000001A6" w14:textId="7E55F10C" w:rsidR="00184BD9" w:rsidRPr="0048375A" w:rsidRDefault="00F150BE">
      <w:pPr>
        <w:numPr>
          <w:ilvl w:val="0"/>
          <w:numId w:val="5"/>
        </w:numPr>
        <w:rPr>
          <w:lang w:val="es-ES_tradnl"/>
        </w:rPr>
      </w:pPr>
      <w:r w:rsidRPr="0048375A">
        <w:rPr>
          <w:lang w:val="es-ES_tradnl"/>
        </w:rPr>
        <w:t xml:space="preserve">El </w:t>
      </w:r>
      <w:proofErr w:type="spellStart"/>
      <w:r w:rsidRPr="0048375A">
        <w:rPr>
          <w:lang w:val="es-ES_tradnl"/>
        </w:rPr>
        <w:t>wPPC</w:t>
      </w:r>
      <w:proofErr w:type="spellEnd"/>
      <w:r w:rsidRPr="0048375A">
        <w:rPr>
          <w:lang w:val="es-ES_tradnl"/>
        </w:rPr>
        <w:t xml:space="preserve"> fue capaz de producir resultados más precisos al procesar datos con errores (significativos o no)</w:t>
      </w:r>
      <w:r w:rsidR="00B943C2">
        <w:rPr>
          <w:lang w:val="es-ES_tradnl"/>
        </w:rPr>
        <w:t>.</w:t>
      </w:r>
    </w:p>
    <w:p w14:paraId="000001A7" w14:textId="77777777" w:rsidR="00184BD9" w:rsidRPr="0048375A" w:rsidRDefault="00F150BE">
      <w:pPr>
        <w:numPr>
          <w:ilvl w:val="0"/>
          <w:numId w:val="5"/>
        </w:numPr>
        <w:rPr>
          <w:lang w:val="es-ES_tradnl"/>
        </w:rPr>
      </w:pPr>
      <w:r w:rsidRPr="0048375A">
        <w:rPr>
          <w:lang w:val="es-ES_tradnl"/>
        </w:rPr>
        <w:t>Esta nueva propuesta ayuda a tratar el problema de aplicación de localizar puntos 2D en una relación geométrica reduciendo el número de operaciones aritméticas requeridas por los métodos convencionales actuales y propagando los errores inherentes a los datos adquiridos.</w:t>
      </w:r>
    </w:p>
    <w:p w14:paraId="000001A8" w14:textId="77777777" w:rsidR="00184BD9" w:rsidRPr="0048375A" w:rsidRDefault="00F150BE">
      <w:pPr>
        <w:numPr>
          <w:ilvl w:val="0"/>
          <w:numId w:val="5"/>
        </w:numPr>
        <w:rPr>
          <w:lang w:val="es-ES_tradnl"/>
        </w:rPr>
      </w:pPr>
      <w:r w:rsidRPr="0048375A">
        <w:rPr>
          <w:lang w:val="es-ES_tradnl"/>
        </w:rPr>
        <w:t>Este método beneficia a la interacción inalámbrica entre teléfonos móviles para el seguimiento de contactos de proximidad al mejorar la precisión de la estimación de las ubicaciones de las señales.</w:t>
      </w:r>
    </w:p>
    <w:p w14:paraId="000001A9" w14:textId="77777777" w:rsidR="00184BD9" w:rsidRPr="0048375A" w:rsidRDefault="00184BD9">
      <w:pPr>
        <w:rPr>
          <w:lang w:val="es-ES_tradnl"/>
        </w:rPr>
      </w:pPr>
    </w:p>
    <w:p w14:paraId="000001AA" w14:textId="77777777" w:rsidR="00184BD9" w:rsidRPr="0048375A" w:rsidRDefault="00F150BE">
      <w:pPr>
        <w:rPr>
          <w:lang w:val="es-ES_tradnl"/>
        </w:rPr>
      </w:pPr>
      <w:r w:rsidRPr="0048375A">
        <w:rPr>
          <w:lang w:val="es-ES_tradnl"/>
        </w:rPr>
        <w:t>Limitaciones:</w:t>
      </w:r>
    </w:p>
    <w:p w14:paraId="000001AB" w14:textId="0510D1B4" w:rsidR="00184BD9" w:rsidRPr="0048375A" w:rsidRDefault="00F150BE">
      <w:pPr>
        <w:numPr>
          <w:ilvl w:val="0"/>
          <w:numId w:val="5"/>
        </w:numPr>
        <w:rPr>
          <w:lang w:val="es-ES_tradnl"/>
        </w:rPr>
      </w:pPr>
      <w:proofErr w:type="spellStart"/>
      <w:r w:rsidRPr="0048375A">
        <w:rPr>
          <w:lang w:val="es-ES_tradnl"/>
        </w:rPr>
        <w:t>wPPC</w:t>
      </w:r>
      <w:proofErr w:type="spellEnd"/>
      <w:r w:rsidRPr="0048375A">
        <w:rPr>
          <w:lang w:val="es-ES_tradnl"/>
        </w:rPr>
        <w:t xml:space="preserve"> es una solución 2D</w:t>
      </w:r>
      <w:r w:rsidR="00B943C2">
        <w:rPr>
          <w:lang w:val="es-ES_tradnl"/>
        </w:rPr>
        <w:t>.</w:t>
      </w:r>
    </w:p>
    <w:p w14:paraId="000001AC" w14:textId="2B1D8EF3" w:rsidR="00184BD9" w:rsidRPr="0048375A" w:rsidRDefault="00F150BE">
      <w:pPr>
        <w:numPr>
          <w:ilvl w:val="0"/>
          <w:numId w:val="5"/>
        </w:numPr>
        <w:rPr>
          <w:lang w:val="es-ES_tradnl"/>
        </w:rPr>
      </w:pPr>
      <w:r w:rsidRPr="0048375A">
        <w:rPr>
          <w:lang w:val="es-ES_tradnl"/>
        </w:rPr>
        <w:t>Este método requiere que el dispositivo se encuentre dentro del área de cobertura de la red de nodos</w:t>
      </w:r>
      <w:r w:rsidR="00B943C2">
        <w:rPr>
          <w:lang w:val="es-ES_tradnl"/>
        </w:rPr>
        <w:t>.</w:t>
      </w:r>
    </w:p>
    <w:p w14:paraId="000001AD" w14:textId="77777777" w:rsidR="00184BD9" w:rsidRPr="0048375A" w:rsidRDefault="00F150BE">
      <w:pPr>
        <w:numPr>
          <w:ilvl w:val="0"/>
          <w:numId w:val="5"/>
        </w:numPr>
        <w:rPr>
          <w:lang w:val="es-ES_tradnl"/>
        </w:rPr>
      </w:pPr>
      <w:r w:rsidRPr="0048375A">
        <w:rPr>
          <w:lang w:val="es-ES_tradnl"/>
        </w:rPr>
        <w:t>Para la ejecución de los métodos geométricos utilizados por esta propuesta, es necesario que el dispositivo esté rodeado por los nodos de la red de localización.</w:t>
      </w:r>
    </w:p>
    <w:p w14:paraId="000001AE" w14:textId="784523E1" w:rsidR="00184BD9" w:rsidRPr="0048375A" w:rsidRDefault="00F150BE">
      <w:pPr>
        <w:numPr>
          <w:ilvl w:val="0"/>
          <w:numId w:val="5"/>
        </w:numPr>
        <w:rPr>
          <w:lang w:val="es-ES_tradnl"/>
        </w:rPr>
      </w:pPr>
      <w:commentRangeStart w:id="216"/>
      <w:r w:rsidRPr="0048375A">
        <w:rPr>
          <w:lang w:val="es-ES_tradnl"/>
        </w:rPr>
        <w:t xml:space="preserve">Los próximos estudios incluirán una solución en 3D </w:t>
      </w:r>
      <w:commentRangeEnd w:id="216"/>
      <w:r w:rsidR="00B943C2">
        <w:rPr>
          <w:rStyle w:val="Refdecomentrio"/>
        </w:rPr>
        <w:commentReference w:id="216"/>
      </w:r>
      <w:r w:rsidRPr="0048375A">
        <w:rPr>
          <w:lang w:val="es-ES_tradnl"/>
        </w:rPr>
        <w:t>y la búsqueda de una mejor interpretación del significado de las coordenadas de los puntos polares dados por números complejos en el contexto de la localización de la señal mediante métodos geométricos</w:t>
      </w:r>
      <w:r w:rsidR="00B943C2">
        <w:rPr>
          <w:lang w:val="es-ES_tradnl"/>
        </w:rPr>
        <w:t>.</w:t>
      </w:r>
    </w:p>
    <w:p w14:paraId="000001AF" w14:textId="77777777" w:rsidR="00184BD9" w:rsidRPr="0048375A" w:rsidRDefault="00184BD9">
      <w:pPr>
        <w:rPr>
          <w:color w:val="0000FF"/>
          <w:lang w:val="es-ES_tradnl"/>
        </w:rPr>
      </w:pPr>
    </w:p>
    <w:p w14:paraId="000001B0" w14:textId="26935379" w:rsidR="00184BD9" w:rsidRPr="0048375A" w:rsidRDefault="00B943C2">
      <w:pPr>
        <w:pStyle w:val="Ttulo3"/>
        <w:rPr>
          <w:color w:val="0000FF"/>
          <w:lang w:val="es-ES_tradnl"/>
        </w:rPr>
      </w:pPr>
      <w:bookmarkStart w:id="217" w:name="_Toc132235243"/>
      <w:r>
        <w:rPr>
          <w:lang w:val="es-ES_tradnl"/>
        </w:rPr>
        <w:t>Contribución</w:t>
      </w:r>
      <w:r w:rsidR="00F150BE" w:rsidRPr="0048375A">
        <w:rPr>
          <w:lang w:val="es-ES_tradnl"/>
        </w:rPr>
        <w:t xml:space="preserve"> 4: </w:t>
      </w:r>
      <w:r w:rsidR="004953B1" w:rsidRPr="0076018E">
        <w:rPr>
          <w:bCs/>
          <w:i/>
          <w:iCs/>
          <w:color w:val="000000"/>
        </w:rPr>
        <w:t xml:space="preserve">A </w:t>
      </w:r>
      <w:proofErr w:type="spellStart"/>
      <w:r w:rsidR="004953B1" w:rsidRPr="0076018E">
        <w:rPr>
          <w:bCs/>
          <w:i/>
          <w:iCs/>
          <w:color w:val="000000"/>
        </w:rPr>
        <w:t>Context-Aware</w:t>
      </w:r>
      <w:proofErr w:type="spellEnd"/>
      <w:r w:rsidR="004953B1" w:rsidRPr="0076018E">
        <w:rPr>
          <w:bCs/>
          <w:i/>
          <w:iCs/>
          <w:color w:val="000000"/>
        </w:rPr>
        <w:t xml:space="preserve"> Artificial </w:t>
      </w:r>
      <w:proofErr w:type="spellStart"/>
      <w:r w:rsidR="004953B1" w:rsidRPr="0076018E">
        <w:rPr>
          <w:bCs/>
          <w:i/>
          <w:iCs/>
          <w:color w:val="000000"/>
        </w:rPr>
        <w:t>Intelligence-based</w:t>
      </w:r>
      <w:proofErr w:type="spellEnd"/>
      <w:r w:rsidR="004953B1" w:rsidRPr="0076018E">
        <w:rPr>
          <w:bCs/>
          <w:i/>
          <w:iCs/>
          <w:color w:val="000000"/>
        </w:rPr>
        <w:t xml:space="preserve"> System </w:t>
      </w:r>
      <w:proofErr w:type="spellStart"/>
      <w:r w:rsidR="004953B1" w:rsidRPr="0076018E">
        <w:rPr>
          <w:bCs/>
          <w:i/>
          <w:iCs/>
          <w:color w:val="000000"/>
        </w:rPr>
        <w:t>to</w:t>
      </w:r>
      <w:proofErr w:type="spellEnd"/>
      <w:r w:rsidR="004953B1" w:rsidRPr="0076018E">
        <w:rPr>
          <w:bCs/>
          <w:i/>
          <w:iCs/>
          <w:color w:val="000000"/>
        </w:rPr>
        <w:t xml:space="preserve"> </w:t>
      </w:r>
      <w:proofErr w:type="spellStart"/>
      <w:r w:rsidR="004953B1" w:rsidRPr="0076018E">
        <w:rPr>
          <w:bCs/>
          <w:i/>
          <w:iCs/>
          <w:color w:val="000000"/>
        </w:rPr>
        <w:t>Support</w:t>
      </w:r>
      <w:proofErr w:type="spellEnd"/>
      <w:r w:rsidR="004953B1" w:rsidRPr="0076018E">
        <w:rPr>
          <w:bCs/>
          <w:i/>
          <w:iCs/>
          <w:color w:val="000000"/>
        </w:rPr>
        <w:t xml:space="preserve"> Street Crossings For </w:t>
      </w:r>
      <w:proofErr w:type="spellStart"/>
      <w:r w:rsidR="004953B1" w:rsidRPr="0076018E">
        <w:rPr>
          <w:bCs/>
          <w:i/>
          <w:iCs/>
          <w:color w:val="000000"/>
        </w:rPr>
        <w:t>Pedestrians</w:t>
      </w:r>
      <w:proofErr w:type="spellEnd"/>
      <w:r w:rsidR="004953B1" w:rsidRPr="0076018E">
        <w:rPr>
          <w:bCs/>
          <w:i/>
          <w:iCs/>
          <w:color w:val="000000"/>
        </w:rPr>
        <w:t xml:space="preserve"> </w:t>
      </w:r>
      <w:proofErr w:type="spellStart"/>
      <w:r w:rsidR="004953B1" w:rsidRPr="0076018E">
        <w:rPr>
          <w:bCs/>
          <w:i/>
          <w:iCs/>
          <w:color w:val="000000"/>
        </w:rPr>
        <w:t>with</w:t>
      </w:r>
      <w:proofErr w:type="spellEnd"/>
      <w:r w:rsidR="004953B1" w:rsidRPr="0076018E">
        <w:rPr>
          <w:bCs/>
          <w:i/>
          <w:iCs/>
          <w:color w:val="000000"/>
        </w:rPr>
        <w:t xml:space="preserve"> Visual </w:t>
      </w:r>
      <w:proofErr w:type="spellStart"/>
      <w:r w:rsidR="004953B1" w:rsidRPr="0076018E">
        <w:rPr>
          <w:bCs/>
          <w:i/>
          <w:iCs/>
          <w:color w:val="000000"/>
        </w:rPr>
        <w:t>Impairments</w:t>
      </w:r>
      <w:bookmarkEnd w:id="217"/>
      <w:proofErr w:type="spellEnd"/>
    </w:p>
    <w:p w14:paraId="000001B1" w14:textId="77777777" w:rsidR="00184BD9" w:rsidRPr="0048375A" w:rsidRDefault="00184BD9">
      <w:pPr>
        <w:rPr>
          <w:lang w:val="es-ES_tradnl"/>
        </w:rPr>
      </w:pPr>
    </w:p>
    <w:p w14:paraId="000001B2" w14:textId="76349191" w:rsidR="00184BD9" w:rsidRPr="0048375A" w:rsidRDefault="00F150BE">
      <w:pPr>
        <w:rPr>
          <w:lang w:val="es-ES_tradnl"/>
        </w:rPr>
      </w:pPr>
      <w:r w:rsidRPr="0048375A">
        <w:rPr>
          <w:lang w:val="es-ES_tradnl"/>
        </w:rPr>
        <w:lastRenderedPageBreak/>
        <w:t xml:space="preserve">Indicaciones de calidad: Este estudio se publicó en 2022 en </w:t>
      </w:r>
      <w:proofErr w:type="spellStart"/>
      <w:r w:rsidRPr="0048375A">
        <w:rPr>
          <w:lang w:val="es-ES_tradnl"/>
        </w:rPr>
        <w:t>Applied</w:t>
      </w:r>
      <w:proofErr w:type="spellEnd"/>
      <w:r w:rsidRPr="0048375A">
        <w:rPr>
          <w:lang w:val="es-ES_tradnl"/>
        </w:rPr>
        <w:t xml:space="preserve"> Artificial </w:t>
      </w:r>
      <w:proofErr w:type="spellStart"/>
      <w:r w:rsidRPr="0048375A">
        <w:rPr>
          <w:lang w:val="es-ES_tradnl"/>
        </w:rPr>
        <w:t>Intelligence</w:t>
      </w:r>
      <w:proofErr w:type="spellEnd"/>
      <w:r w:rsidRPr="0048375A">
        <w:rPr>
          <w:lang w:val="es-ES_tradnl"/>
        </w:rPr>
        <w:t xml:space="preserve">, una revista sobre aplicaciones de la inteligencia artificial en la gestión, la industria, la ingeniería, la administración y la educación, así como evaluaciones de los sistemas y herramientas de IA existentes y su impacto económico, social y </w:t>
      </w:r>
      <w:ins w:id="218" w:author="ecacarva" w:date="2023-04-13T00:03:00Z">
        <w:r w:rsidR="009675F0" w:rsidRPr="0048375A">
          <w:rPr>
            <w:lang w:val="es-ES_tradnl"/>
          </w:rPr>
          <w:t xml:space="preserve">cuyo factor de impacto </w:t>
        </w:r>
        <w:r w:rsidR="009675F0">
          <w:rPr>
            <w:lang w:val="es-ES_tradnl"/>
          </w:rPr>
          <w:t xml:space="preserve">es </w:t>
        </w:r>
        <w:r w:rsidR="009675F0">
          <w:rPr>
            <w:lang w:val="es-ES_tradnl"/>
          </w:rPr>
          <w:t>2.777</w:t>
        </w:r>
        <w:r w:rsidR="009675F0">
          <w:rPr>
            <w:lang w:val="es-ES_tradnl"/>
          </w:rPr>
          <w:t>, SJR</w:t>
        </w:r>
        <w:r w:rsidR="009675F0">
          <w:rPr>
            <w:lang w:val="es-ES_tradnl"/>
          </w:rPr>
          <w:t xml:space="preserve"> es 0.336</w:t>
        </w:r>
        <w:r w:rsidR="009675F0">
          <w:rPr>
            <w:lang w:val="es-ES_tradnl"/>
          </w:rPr>
          <w:t xml:space="preserve"> and </w:t>
        </w:r>
        <w:proofErr w:type="spellStart"/>
        <w:r w:rsidR="009675F0">
          <w:rPr>
            <w:lang w:val="es-ES_tradnl"/>
          </w:rPr>
          <w:t>quartile</w:t>
        </w:r>
        <w:proofErr w:type="spellEnd"/>
        <w:r w:rsidR="009675F0">
          <w:rPr>
            <w:lang w:val="es-ES_tradnl"/>
          </w:rPr>
          <w:t xml:space="preserve"> es Q</w:t>
        </w:r>
        <w:r w:rsidR="009675F0">
          <w:rPr>
            <w:lang w:val="es-ES_tradnl"/>
          </w:rPr>
          <w:t>3</w:t>
        </w:r>
      </w:ins>
      <w:del w:id="219" w:author="ecacarva" w:date="2023-04-13T00:03:00Z">
        <w:r w:rsidRPr="0048375A" w:rsidDel="009675F0">
          <w:rPr>
            <w:lang w:val="es-ES_tradnl"/>
          </w:rPr>
          <w:delText>cultural, cuyo factor de impacto fue de 2,777 en el año 2021</w:delText>
        </w:r>
      </w:del>
      <w:r w:rsidRPr="0048375A">
        <w:rPr>
          <w:lang w:val="es-ES_tradnl"/>
        </w:rPr>
        <w:t xml:space="preserve">. La publicación aún no ha recibido citas, pero ha recibido 611 vistas de texto completo según el sitio web de la editorial </w:t>
      </w:r>
      <w:hyperlink r:id="rId30" w:history="1">
        <w:r w:rsidR="00492AD8" w:rsidRPr="0048375A">
          <w:rPr>
            <w:rStyle w:val="Hyperlink"/>
            <w:lang w:val="es-ES_tradnl"/>
          </w:rPr>
          <w:t>https://www.tandfonline.com/journals/uaai20</w:t>
        </w:r>
      </w:hyperlink>
      <w:r w:rsidRPr="0048375A">
        <w:rPr>
          <w:lang w:val="es-ES_tradnl"/>
        </w:rPr>
        <w:t>)</w:t>
      </w:r>
      <w:r w:rsidR="00492AD8">
        <w:rPr>
          <w:lang w:val="es-ES_tradnl"/>
        </w:rPr>
        <w:t xml:space="preserve">. </w:t>
      </w:r>
      <w:del w:id="220" w:author="ecacarva" w:date="2023-04-13T00:04:00Z">
        <w:r w:rsidR="00492AD8" w:rsidDel="00881A12">
          <w:rPr>
            <w:lang w:val="es-ES_tradnl"/>
          </w:rPr>
          <w:delText>Quartile? JCR?</w:delText>
        </w:r>
      </w:del>
    </w:p>
    <w:p w14:paraId="000001B3" w14:textId="77777777" w:rsidR="00184BD9" w:rsidRPr="0048375A" w:rsidRDefault="00184BD9">
      <w:pPr>
        <w:rPr>
          <w:lang w:val="es-ES_tradnl"/>
        </w:rPr>
      </w:pPr>
    </w:p>
    <w:p w14:paraId="000001B4" w14:textId="77777777" w:rsidR="00184BD9" w:rsidRPr="0048375A" w:rsidRDefault="00F150BE">
      <w:pPr>
        <w:rPr>
          <w:lang w:val="es-ES_tradnl"/>
        </w:rPr>
      </w:pPr>
      <w:r w:rsidRPr="0048375A">
        <w:rPr>
          <w:lang w:val="es-ES_tradnl"/>
        </w:rPr>
        <w:t>Conclusiones</w:t>
      </w:r>
    </w:p>
    <w:p w14:paraId="000001B5" w14:textId="66720B8B" w:rsidR="00184BD9" w:rsidRPr="0048375A" w:rsidRDefault="00F150BE">
      <w:pPr>
        <w:numPr>
          <w:ilvl w:val="0"/>
          <w:numId w:val="5"/>
        </w:numPr>
        <w:rPr>
          <w:lang w:val="es-ES_tradnl"/>
        </w:rPr>
      </w:pPr>
      <w:r w:rsidRPr="0048375A">
        <w:rPr>
          <w:lang w:val="es-ES_tradnl"/>
        </w:rPr>
        <w:t>Este estudio propone el desarrollo de tecnología</w:t>
      </w:r>
      <w:r w:rsidR="00492AD8">
        <w:rPr>
          <w:lang w:val="es-ES_tradnl"/>
        </w:rPr>
        <w:t xml:space="preserve"> </w:t>
      </w:r>
      <w:proofErr w:type="spellStart"/>
      <w:r w:rsidR="00492AD8">
        <w:rPr>
          <w:lang w:val="es-ES_tradnl"/>
        </w:rPr>
        <w:t>asitiva</w:t>
      </w:r>
      <w:proofErr w:type="spellEnd"/>
      <w:r w:rsidRPr="0048375A">
        <w:rPr>
          <w:lang w:val="es-ES_tradnl"/>
        </w:rPr>
        <w:t xml:space="preserve"> para la movilidad de los peatones con discapacidad visual, concretamente para los cruces de calles. Por lo que sabemos, este es el primer estudio desarrollado para asistir a los peatones que cruzan para discapacitados visuales que combina el uso de semáforos inteligentes como elemento de detección del tráfico y la situación de los peatones a través de sensores, procesamiento de imágenes, técnicas de IA y dispositivos móviles.</w:t>
      </w:r>
    </w:p>
    <w:p w14:paraId="000001B6" w14:textId="4031AF6F" w:rsidR="00184BD9" w:rsidRPr="0048375A" w:rsidRDefault="00F150BE">
      <w:pPr>
        <w:numPr>
          <w:ilvl w:val="0"/>
          <w:numId w:val="5"/>
        </w:numPr>
        <w:rPr>
          <w:lang w:val="es-ES_tradnl"/>
        </w:rPr>
      </w:pPr>
      <w:r w:rsidRPr="0048375A">
        <w:rPr>
          <w:lang w:val="es-ES_tradnl"/>
        </w:rPr>
        <w:t xml:space="preserve">La propuesta consiste en una solución basada en los paradigmas de </w:t>
      </w:r>
      <w:r w:rsidRPr="0048375A">
        <w:rPr>
          <w:i/>
          <w:iCs/>
          <w:lang w:val="es-ES_tradnl"/>
        </w:rPr>
        <w:t>Smart City</w:t>
      </w:r>
      <w:r>
        <w:rPr>
          <w:lang w:val="es-ES_tradnl"/>
        </w:rPr>
        <w:t xml:space="preserve"> e </w:t>
      </w:r>
      <w:r w:rsidRPr="0048375A">
        <w:rPr>
          <w:i/>
          <w:iCs/>
          <w:lang w:val="es-ES_tradnl"/>
        </w:rPr>
        <w:t xml:space="preserve">Internet of </w:t>
      </w:r>
      <w:proofErr w:type="spellStart"/>
      <w:r w:rsidRPr="0048375A">
        <w:rPr>
          <w:i/>
          <w:iCs/>
          <w:lang w:val="es-ES_tradnl"/>
        </w:rPr>
        <w:t>Things</w:t>
      </w:r>
      <w:proofErr w:type="spellEnd"/>
      <w:r w:rsidRPr="0048375A">
        <w:rPr>
          <w:lang w:val="es-ES_tradnl"/>
        </w:rPr>
        <w:t>, buscando la fusión de datos y el uso de infraestructuras inteligentes.</w:t>
      </w:r>
    </w:p>
    <w:p w14:paraId="000001B7" w14:textId="77777777" w:rsidR="00184BD9" w:rsidRPr="0048375A" w:rsidRDefault="00F150BE">
      <w:pPr>
        <w:numPr>
          <w:ilvl w:val="0"/>
          <w:numId w:val="5"/>
        </w:numPr>
        <w:rPr>
          <w:lang w:val="es-ES_tradnl"/>
        </w:rPr>
      </w:pPr>
      <w:r w:rsidRPr="0048375A">
        <w:rPr>
          <w:lang w:val="es-ES_tradnl"/>
        </w:rPr>
        <w:t xml:space="preserve">El sistema de semáforos inteligentes era capaz de realizar un gran número de peticiones: adquirir y transmitir imágenes en tiempo real de sus ubicaciones de cobertura a un centro de control de tráfico, comunicarse con los peatones en posesión de dispositivos móviles o instalados en los vehículos a través de la señalización </w:t>
      </w:r>
      <w:proofErr w:type="spellStart"/>
      <w:r w:rsidRPr="0048375A">
        <w:rPr>
          <w:lang w:val="es-ES_tradnl"/>
        </w:rPr>
        <w:t>WiFi</w:t>
      </w:r>
      <w:proofErr w:type="spellEnd"/>
      <w:r w:rsidRPr="0048375A">
        <w:rPr>
          <w:lang w:val="es-ES_tradnl"/>
        </w:rPr>
        <w:t xml:space="preserve"> y/o Bluetooth, el cruce asistido para peatones con discapacidad visual, entre otras muchas tareas de regulación del tráfico. </w:t>
      </w:r>
    </w:p>
    <w:p w14:paraId="000001B8" w14:textId="77777777" w:rsidR="00184BD9" w:rsidRPr="0048375A" w:rsidRDefault="00F150BE">
      <w:pPr>
        <w:numPr>
          <w:ilvl w:val="0"/>
          <w:numId w:val="5"/>
        </w:numPr>
        <w:rPr>
          <w:lang w:val="es-ES_tradnl"/>
        </w:rPr>
      </w:pPr>
      <w:r w:rsidRPr="0048375A">
        <w:rPr>
          <w:lang w:val="es-ES_tradnl"/>
        </w:rPr>
        <w:t>La recogida de datos realizada durante los experimentos contribuyó a la creación de una base de datos de formación.</w:t>
      </w:r>
    </w:p>
    <w:p w14:paraId="000001B9" w14:textId="77777777" w:rsidR="00184BD9" w:rsidRPr="0048375A" w:rsidRDefault="00F150BE">
      <w:pPr>
        <w:numPr>
          <w:ilvl w:val="0"/>
          <w:numId w:val="5"/>
        </w:numPr>
        <w:rPr>
          <w:lang w:val="es-ES_tradnl"/>
        </w:rPr>
      </w:pPr>
      <w:r w:rsidRPr="0048375A">
        <w:rPr>
          <w:lang w:val="es-ES_tradnl"/>
        </w:rPr>
        <w:t>La solución propuesta añade como factor innovador el uso de la infraestructura existente para implementar la tecnología de asistencia a los peatones con discapacidad visual.</w:t>
      </w:r>
    </w:p>
    <w:p w14:paraId="000001BA" w14:textId="77777777" w:rsidR="00184BD9" w:rsidRPr="0048375A" w:rsidRDefault="00F150BE">
      <w:pPr>
        <w:numPr>
          <w:ilvl w:val="0"/>
          <w:numId w:val="5"/>
        </w:numPr>
        <w:rPr>
          <w:lang w:val="es-ES_tradnl"/>
        </w:rPr>
      </w:pPr>
      <w:r w:rsidRPr="0048375A">
        <w:rPr>
          <w:lang w:val="es-ES_tradnl"/>
        </w:rPr>
        <w:t xml:space="preserve">Se comprobó que hay beneficios en una solución que limita el uso del </w:t>
      </w:r>
      <w:proofErr w:type="spellStart"/>
      <w:r w:rsidRPr="0048375A">
        <w:rPr>
          <w:lang w:val="es-ES_tradnl"/>
        </w:rPr>
        <w:t>smartphone</w:t>
      </w:r>
      <w:proofErr w:type="spellEnd"/>
      <w:r w:rsidRPr="0048375A">
        <w:rPr>
          <w:lang w:val="es-ES_tradnl"/>
        </w:rPr>
        <w:t xml:space="preserve"> por parte del usuario y se basa más en una infraestructura común facilitada por el contexto de una ciudad inteligente. </w:t>
      </w:r>
    </w:p>
    <w:p w14:paraId="000001BB" w14:textId="77777777" w:rsidR="00184BD9" w:rsidRPr="0048375A" w:rsidRDefault="00F150BE">
      <w:pPr>
        <w:numPr>
          <w:ilvl w:val="0"/>
          <w:numId w:val="5"/>
        </w:numPr>
        <w:rPr>
          <w:lang w:val="es-ES_tradnl"/>
        </w:rPr>
      </w:pPr>
      <w:r w:rsidRPr="0048375A">
        <w:rPr>
          <w:lang w:val="es-ES_tradnl"/>
        </w:rPr>
        <w:t xml:space="preserve">La comunicación entre el software de asistencia y el de regulación del tráfico puede ser beneficiosa para los usuarios con discapacidad visual, ya que el </w:t>
      </w:r>
      <w:r w:rsidRPr="0048375A">
        <w:rPr>
          <w:lang w:val="es-ES_tradnl"/>
        </w:rPr>
        <w:lastRenderedPageBreak/>
        <w:t>semáforo puede adaptarse a la situación del tráfico para garantizar un cruce seguro.</w:t>
      </w:r>
    </w:p>
    <w:p w14:paraId="000001BC" w14:textId="77777777" w:rsidR="00184BD9" w:rsidRPr="0048375A" w:rsidRDefault="00F150BE">
      <w:pPr>
        <w:numPr>
          <w:ilvl w:val="0"/>
          <w:numId w:val="5"/>
        </w:numPr>
        <w:rPr>
          <w:lang w:val="es-ES_tradnl"/>
        </w:rPr>
      </w:pPr>
      <w:r w:rsidRPr="0048375A">
        <w:rPr>
          <w:lang w:val="es-ES_tradnl"/>
        </w:rPr>
        <w:t>La investigación futura debería contemplar la mejora de la funcionalidad del sistema por la noche, ya que sin una iluminación adecuada, la mayor parte del tiempo el sistema no es capaz de dirigirse al peatón con discapacidad visual, y se requiere el sistema de asistencia de emergencia.</w:t>
      </w:r>
    </w:p>
    <w:p w14:paraId="000001BD" w14:textId="77777777" w:rsidR="00184BD9" w:rsidRPr="0048375A" w:rsidRDefault="00F150BE">
      <w:pPr>
        <w:numPr>
          <w:ilvl w:val="0"/>
          <w:numId w:val="5"/>
        </w:numPr>
        <w:rPr>
          <w:lang w:val="es-ES_tradnl"/>
        </w:rPr>
      </w:pPr>
      <w:r w:rsidRPr="0048375A">
        <w:rPr>
          <w:lang w:val="es-ES_tradnl"/>
        </w:rPr>
        <w:t xml:space="preserve">El desarrollo de técnicas y algoritmos para mejorar la precisión puede llevarse a cabo dentro de la comunidad científica. </w:t>
      </w:r>
    </w:p>
    <w:p w14:paraId="000001BE" w14:textId="77777777" w:rsidR="00184BD9" w:rsidRPr="0048375A" w:rsidRDefault="00F150BE">
      <w:pPr>
        <w:numPr>
          <w:ilvl w:val="0"/>
          <w:numId w:val="5"/>
        </w:numPr>
        <w:rPr>
          <w:lang w:val="es-ES_tradnl"/>
        </w:rPr>
      </w:pPr>
      <w:r w:rsidRPr="0048375A">
        <w:rPr>
          <w:lang w:val="es-ES_tradnl"/>
        </w:rPr>
        <w:t xml:space="preserve">Como continuación de este estudio, se puede liberar el código fuente abierto poniéndolo a disposición en </w:t>
      </w:r>
      <w:proofErr w:type="spellStart"/>
      <w:r w:rsidRPr="0048375A">
        <w:rPr>
          <w:lang w:val="es-ES_tradnl"/>
        </w:rPr>
        <w:t>GitHub</w:t>
      </w:r>
      <w:proofErr w:type="spellEnd"/>
      <w:r w:rsidRPr="0048375A">
        <w:rPr>
          <w:lang w:val="es-ES_tradnl"/>
        </w:rPr>
        <w:t>, para que investigadores de todo el mundo puedan contribuir con el código e implementar el sistema en sus ciudades.</w:t>
      </w:r>
    </w:p>
    <w:p w14:paraId="000001BF" w14:textId="77777777" w:rsidR="00184BD9" w:rsidRPr="0048375A" w:rsidRDefault="00F150BE">
      <w:pPr>
        <w:pStyle w:val="Ttulo1"/>
        <w:jc w:val="center"/>
        <w:rPr>
          <w:lang w:val="es-ES_tradnl"/>
        </w:rPr>
      </w:pPr>
      <w:bookmarkStart w:id="221" w:name="_yvqnm4c7pce5" w:colFirst="0" w:colLast="0"/>
      <w:bookmarkEnd w:id="221"/>
      <w:r w:rsidRPr="0048375A">
        <w:rPr>
          <w:lang w:val="es-ES_tradnl"/>
        </w:rPr>
        <w:br w:type="page"/>
      </w:r>
    </w:p>
    <w:p w14:paraId="000001C0" w14:textId="77777777" w:rsidR="00184BD9" w:rsidRPr="0048375A" w:rsidRDefault="00184BD9">
      <w:pPr>
        <w:pStyle w:val="Ttulo1"/>
        <w:jc w:val="center"/>
        <w:rPr>
          <w:lang w:val="es-ES_tradnl"/>
        </w:rPr>
      </w:pPr>
      <w:bookmarkStart w:id="222" w:name="_26g3ry7i0ndg" w:colFirst="0" w:colLast="0"/>
      <w:bookmarkEnd w:id="222"/>
    </w:p>
    <w:p w14:paraId="000001C1" w14:textId="77777777" w:rsidR="00184BD9" w:rsidRPr="0048375A" w:rsidRDefault="00184BD9">
      <w:pPr>
        <w:pStyle w:val="Ttulo1"/>
        <w:jc w:val="center"/>
        <w:rPr>
          <w:lang w:val="es-ES_tradnl"/>
        </w:rPr>
      </w:pPr>
      <w:bookmarkStart w:id="223" w:name="_sogunnxvncuu" w:colFirst="0" w:colLast="0"/>
      <w:bookmarkEnd w:id="223"/>
    </w:p>
    <w:p w14:paraId="000001C2" w14:textId="77777777" w:rsidR="00184BD9" w:rsidRPr="0048375A" w:rsidRDefault="00F150BE">
      <w:pPr>
        <w:pStyle w:val="Ttulo1"/>
        <w:jc w:val="center"/>
        <w:rPr>
          <w:lang w:val="en-US"/>
        </w:rPr>
      </w:pPr>
      <w:bookmarkStart w:id="224" w:name="_Toc132235244"/>
      <w:r w:rsidRPr="0048375A">
        <w:rPr>
          <w:lang w:val="en-US"/>
        </w:rPr>
        <w:t>PARTE II:</w:t>
      </w:r>
      <w:bookmarkEnd w:id="224"/>
      <w:r w:rsidRPr="0048375A">
        <w:rPr>
          <w:lang w:val="en-US"/>
        </w:rPr>
        <w:t xml:space="preserve"> </w:t>
      </w:r>
    </w:p>
    <w:p w14:paraId="000001C3" w14:textId="77777777" w:rsidR="00184BD9" w:rsidRPr="0048375A" w:rsidRDefault="00F150BE">
      <w:pPr>
        <w:pStyle w:val="Ttulo1"/>
        <w:jc w:val="center"/>
        <w:rPr>
          <w:lang w:val="en-US"/>
        </w:rPr>
      </w:pPr>
      <w:bookmarkStart w:id="225" w:name="_Toc132235245"/>
      <w:r w:rsidRPr="0048375A">
        <w:rPr>
          <w:lang w:val="en-US"/>
        </w:rPr>
        <w:t>PUBLICACIONES</w:t>
      </w:r>
      <w:bookmarkEnd w:id="225"/>
    </w:p>
    <w:p w14:paraId="000001C4" w14:textId="77777777" w:rsidR="00184BD9" w:rsidRPr="0048375A" w:rsidRDefault="00184BD9">
      <w:pPr>
        <w:rPr>
          <w:lang w:val="en-US"/>
        </w:rPr>
      </w:pPr>
    </w:p>
    <w:p w14:paraId="000001C5" w14:textId="77777777" w:rsidR="00184BD9" w:rsidRPr="0048375A" w:rsidRDefault="00F150BE">
      <w:pPr>
        <w:jc w:val="center"/>
        <w:rPr>
          <w:lang w:val="en-US"/>
        </w:rPr>
      </w:pPr>
      <w:r w:rsidRPr="0048375A">
        <w:rPr>
          <w:lang w:val="en-US"/>
        </w:rPr>
        <w:br w:type="page"/>
      </w:r>
    </w:p>
    <w:p w14:paraId="000001C6" w14:textId="77777777" w:rsidR="00184BD9" w:rsidRPr="0048375A" w:rsidRDefault="00F150BE">
      <w:pPr>
        <w:pStyle w:val="Ttulo2"/>
        <w:rPr>
          <w:i/>
          <w:lang w:val="en-US"/>
        </w:rPr>
      </w:pPr>
      <w:bookmarkStart w:id="226" w:name="_Toc132235246"/>
      <w:r w:rsidRPr="0048375A">
        <w:rPr>
          <w:i/>
          <w:lang w:val="en-US"/>
        </w:rPr>
        <w:lastRenderedPageBreak/>
        <w:t>A technological innovation to safely aid in the spatial orientation of blind people</w:t>
      </w:r>
      <w:bookmarkEnd w:id="226"/>
    </w:p>
    <w:p w14:paraId="000001C7" w14:textId="77777777" w:rsidR="00184BD9" w:rsidRPr="0048375A" w:rsidRDefault="00F150BE">
      <w:pPr>
        <w:pStyle w:val="Ttulo2"/>
        <w:rPr>
          <w:lang w:val="en-US"/>
        </w:rPr>
      </w:pPr>
      <w:bookmarkStart w:id="227" w:name="_Toc132235247"/>
      <w:proofErr w:type="gramStart"/>
      <w:r w:rsidRPr="0048375A">
        <w:rPr>
          <w:i/>
          <w:lang w:val="en-US"/>
        </w:rPr>
        <w:t>in</w:t>
      </w:r>
      <w:proofErr w:type="gramEnd"/>
      <w:r w:rsidRPr="0048375A">
        <w:rPr>
          <w:i/>
          <w:lang w:val="en-US"/>
        </w:rPr>
        <w:t xml:space="preserve"> a complex urban environment</w:t>
      </w:r>
      <w:bookmarkEnd w:id="227"/>
      <w:r w:rsidRPr="0048375A">
        <w:rPr>
          <w:lang w:val="en-US"/>
        </w:rPr>
        <w:br w:type="page"/>
      </w:r>
    </w:p>
    <w:p w14:paraId="000001C8" w14:textId="77777777" w:rsidR="00184BD9" w:rsidRPr="0048375A" w:rsidRDefault="00F150BE">
      <w:pPr>
        <w:pStyle w:val="Ttulo2"/>
        <w:rPr>
          <w:i/>
          <w:lang w:val="en-US"/>
        </w:rPr>
      </w:pPr>
      <w:bookmarkStart w:id="228" w:name="_Toc132235248"/>
      <w:r w:rsidRPr="0048375A">
        <w:rPr>
          <w:i/>
          <w:lang w:val="en-US"/>
        </w:rPr>
        <w:lastRenderedPageBreak/>
        <w:t>2D Triangulation of Signals Source by Pole-Polar Geometric Models</w:t>
      </w:r>
      <w:bookmarkEnd w:id="228"/>
      <w:r w:rsidRPr="0048375A">
        <w:rPr>
          <w:lang w:val="en-US"/>
        </w:rPr>
        <w:br w:type="page"/>
      </w:r>
    </w:p>
    <w:p w14:paraId="000001C9" w14:textId="77777777" w:rsidR="00184BD9" w:rsidRPr="00F967C1" w:rsidRDefault="00F150BE" w:rsidP="4AAC76C5">
      <w:pPr>
        <w:pStyle w:val="Ttulo2"/>
        <w:rPr>
          <w:i/>
          <w:iCs/>
          <w:lang w:val="en-US"/>
        </w:rPr>
      </w:pPr>
      <w:bookmarkStart w:id="229" w:name="_Toc132235249"/>
      <w:r w:rsidRPr="0048375A">
        <w:rPr>
          <w:i/>
          <w:iCs/>
          <w:lang w:val="en-US"/>
        </w:rPr>
        <w:lastRenderedPageBreak/>
        <w:t>New signal location method based on signal-range data for proximity tracing tools</w:t>
      </w:r>
      <w:bookmarkEnd w:id="229"/>
      <w:r w:rsidRPr="4AAC76C5">
        <w:rPr>
          <w:lang w:val="en-US"/>
        </w:rPr>
        <w:br w:type="page"/>
      </w:r>
    </w:p>
    <w:p w14:paraId="000001CA" w14:textId="77777777" w:rsidR="00184BD9" w:rsidRPr="00F967C1" w:rsidRDefault="00F150BE">
      <w:pPr>
        <w:pStyle w:val="Ttulo2"/>
        <w:rPr>
          <w:lang w:val="en-US"/>
        </w:rPr>
      </w:pPr>
      <w:bookmarkStart w:id="230" w:name="_Toc132235250"/>
      <w:r w:rsidRPr="4AAC76C5">
        <w:rPr>
          <w:i/>
          <w:iCs/>
          <w:lang w:val="en-US"/>
        </w:rPr>
        <w:lastRenderedPageBreak/>
        <w:t xml:space="preserve">A Context-Aware Artificial Intelligence-based System to Support Street Crossings </w:t>
      </w:r>
      <w:proofErr w:type="gramStart"/>
      <w:r w:rsidRPr="4AAC76C5">
        <w:rPr>
          <w:i/>
          <w:iCs/>
          <w:lang w:val="en-US"/>
        </w:rPr>
        <w:t>For</w:t>
      </w:r>
      <w:proofErr w:type="gramEnd"/>
      <w:r w:rsidRPr="4AAC76C5">
        <w:rPr>
          <w:i/>
          <w:iCs/>
          <w:lang w:val="en-US"/>
        </w:rPr>
        <w:t xml:space="preserve"> Pedestrians with Visual Impairments</w:t>
      </w:r>
      <w:bookmarkEnd w:id="230"/>
      <w:r w:rsidRPr="4AAC76C5">
        <w:rPr>
          <w:i/>
          <w:iCs/>
          <w:lang w:val="en-US"/>
        </w:rPr>
        <w:t xml:space="preserve"> </w:t>
      </w:r>
    </w:p>
    <w:sectPr w:rsidR="00184BD9" w:rsidRPr="00F967C1">
      <w:headerReference w:type="default" r:id="rId31"/>
      <w:footerReference w:type="default" r:id="rId32"/>
      <w:footerReference w:type="first" r:id="rId33"/>
      <w:pgSz w:w="11906" w:h="16838"/>
      <w:pgMar w:top="1133" w:right="1700" w:bottom="1133" w:left="1700" w:header="720" w:footer="720" w:gutter="0"/>
      <w:pgNumType w:start="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8" w:author="MARIA DEL CARMEN ROMERO TERNERO" w:date="2023-03-06T23:47:00Z" w:initials="MDCRT">
    <w:p w14:paraId="474CAE29" w14:textId="77777777" w:rsidR="00C57ED4" w:rsidRDefault="00C57ED4">
      <w:pPr>
        <w:pStyle w:val="Textodecomentrio"/>
        <w:jc w:val="left"/>
      </w:pPr>
      <w:r>
        <w:rPr>
          <w:rStyle w:val="Refdecomentrio"/>
        </w:rPr>
        <w:annotationRef/>
      </w:r>
      <w:proofErr w:type="spellStart"/>
      <w:r>
        <w:t>What</w:t>
      </w:r>
      <w:proofErr w:type="spellEnd"/>
      <w:r>
        <w:t xml:space="preserve"> </w:t>
      </w:r>
      <w:proofErr w:type="spellStart"/>
      <w:r>
        <w:t>is</w:t>
      </w:r>
      <w:proofErr w:type="spellEnd"/>
      <w:r>
        <w:t xml:space="preserve"> </w:t>
      </w:r>
      <w:proofErr w:type="spellStart"/>
      <w:r>
        <w:t>this</w:t>
      </w:r>
      <w:proofErr w:type="spellEnd"/>
      <w:r>
        <w:t xml:space="preserve">? I </w:t>
      </w:r>
      <w:proofErr w:type="spellStart"/>
      <w:r>
        <w:t>was</w:t>
      </w:r>
      <w:proofErr w:type="spellEnd"/>
      <w:r>
        <w:t xml:space="preserve"> </w:t>
      </w:r>
      <w:proofErr w:type="spellStart"/>
      <w:r>
        <w:t>looking</w:t>
      </w:r>
      <w:proofErr w:type="spellEnd"/>
      <w:r>
        <w:t xml:space="preserve"> </w:t>
      </w:r>
      <w:proofErr w:type="spellStart"/>
      <w:r>
        <w:t>the</w:t>
      </w:r>
      <w:proofErr w:type="spellEnd"/>
      <w:r>
        <w:t xml:space="preserve"> </w:t>
      </w:r>
      <w:proofErr w:type="spellStart"/>
      <w:r>
        <w:t>reference</w:t>
      </w:r>
      <w:proofErr w:type="spellEnd"/>
      <w:r>
        <w:t xml:space="preserve"> </w:t>
      </w:r>
      <w:proofErr w:type="spellStart"/>
      <w:r>
        <w:t>and</w:t>
      </w:r>
      <w:proofErr w:type="spellEnd"/>
      <w:r>
        <w:t xml:space="preserve"> I </w:t>
      </w:r>
      <w:proofErr w:type="spellStart"/>
      <w:r>
        <w:t>didn't</w:t>
      </w:r>
      <w:proofErr w:type="spellEnd"/>
      <w:r>
        <w:t xml:space="preserve"> </w:t>
      </w:r>
      <w:proofErr w:type="spellStart"/>
      <w:r>
        <w:t>find</w:t>
      </w:r>
      <w:proofErr w:type="spellEnd"/>
      <w:r>
        <w:t xml:space="preserve"> it in </w:t>
      </w:r>
      <w:proofErr w:type="spellStart"/>
      <w:r>
        <w:t>the</w:t>
      </w:r>
      <w:proofErr w:type="spellEnd"/>
      <w:r>
        <w:t xml:space="preserve"> </w:t>
      </w:r>
      <w:proofErr w:type="spellStart"/>
      <w:r>
        <w:t>document</w:t>
      </w:r>
      <w:proofErr w:type="spellEnd"/>
      <w:r>
        <w:t xml:space="preserve">. </w:t>
      </w:r>
    </w:p>
    <w:p w14:paraId="63C23FF9" w14:textId="77777777" w:rsidR="00C57ED4" w:rsidRDefault="00C57ED4">
      <w:pPr>
        <w:pStyle w:val="Textodecomentrio"/>
        <w:jc w:val="left"/>
      </w:pPr>
    </w:p>
    <w:p w14:paraId="78BCCD36" w14:textId="77777777" w:rsidR="00C57ED4" w:rsidRDefault="00C57ED4" w:rsidP="0076018E">
      <w:pPr>
        <w:pStyle w:val="Textodecomentrio"/>
        <w:jc w:val="left"/>
      </w:pPr>
      <w:r>
        <w:t xml:space="preserve">The </w:t>
      </w:r>
      <w:proofErr w:type="spellStart"/>
      <w:r>
        <w:t>sentence</w:t>
      </w:r>
      <w:proofErr w:type="spellEnd"/>
      <w:r>
        <w:t xml:space="preserve"> </w:t>
      </w:r>
      <w:proofErr w:type="spellStart"/>
      <w:r>
        <w:t>is</w:t>
      </w:r>
      <w:proofErr w:type="spellEnd"/>
      <w:r>
        <w:t xml:space="preserve"> </w:t>
      </w:r>
      <w:proofErr w:type="spellStart"/>
      <w:r>
        <w:t>uncompleted</w:t>
      </w:r>
      <w:proofErr w:type="spellEnd"/>
      <w:r>
        <w:t xml:space="preserve">. </w:t>
      </w:r>
    </w:p>
  </w:comment>
  <w:comment w:id="109" w:author="MARIA DEL CARMEN ROMERO TERNERO" w:date="2023-03-07T00:21:00Z" w:initials="MDCRT">
    <w:p w14:paraId="41B2CA14" w14:textId="77777777" w:rsidR="00C57ED4" w:rsidRDefault="00C57ED4" w:rsidP="0076018E">
      <w:pPr>
        <w:pStyle w:val="Textodecomentrio"/>
        <w:jc w:val="left"/>
      </w:pPr>
      <w:r>
        <w:rPr>
          <w:rStyle w:val="Refdecomentrio"/>
        </w:rPr>
        <w:annotationRef/>
      </w:r>
      <w:proofErr w:type="spellStart"/>
      <w:r>
        <w:t>Habría</w:t>
      </w:r>
      <w:proofErr w:type="spellEnd"/>
      <w:r>
        <w:t xml:space="preserve"> que buscar </w:t>
      </w:r>
      <w:proofErr w:type="spellStart"/>
      <w:r>
        <w:t>datos</w:t>
      </w:r>
      <w:proofErr w:type="spellEnd"/>
      <w:r>
        <w:t xml:space="preserve"> más </w:t>
      </w:r>
      <w:proofErr w:type="spellStart"/>
      <w:r>
        <w:t>actuales</w:t>
      </w:r>
      <w:proofErr w:type="spellEnd"/>
      <w:r>
        <w:t xml:space="preserve"> o </w:t>
      </w:r>
      <w:proofErr w:type="spellStart"/>
      <w:r>
        <w:t>bien</w:t>
      </w:r>
      <w:proofErr w:type="spellEnd"/>
      <w:r>
        <w:t xml:space="preserve"> de que </w:t>
      </w:r>
      <w:proofErr w:type="spellStart"/>
      <w:r>
        <w:t>cubran</w:t>
      </w:r>
      <w:proofErr w:type="spellEnd"/>
      <w:r>
        <w:t xml:space="preserve"> </w:t>
      </w:r>
      <w:proofErr w:type="spellStart"/>
      <w:r>
        <w:t>periodos</w:t>
      </w:r>
      <w:proofErr w:type="spellEnd"/>
      <w:r>
        <w:t xml:space="preserve"> más largos hasta </w:t>
      </w:r>
      <w:proofErr w:type="spellStart"/>
      <w:r>
        <w:t>la</w:t>
      </w:r>
      <w:proofErr w:type="spellEnd"/>
      <w:r>
        <w:t xml:space="preserve"> </w:t>
      </w:r>
      <w:proofErr w:type="spellStart"/>
      <w:r>
        <w:t>actualidad</w:t>
      </w:r>
      <w:proofErr w:type="spellEnd"/>
      <w:r>
        <w:t xml:space="preserve">. No </w:t>
      </w:r>
      <w:proofErr w:type="spellStart"/>
      <w:r>
        <w:t>parece</w:t>
      </w:r>
      <w:proofErr w:type="spellEnd"/>
      <w:r>
        <w:t xml:space="preserve"> significativa una cifra de </w:t>
      </w:r>
      <w:proofErr w:type="spellStart"/>
      <w:r>
        <w:t>un</w:t>
      </w:r>
      <w:proofErr w:type="spellEnd"/>
      <w:r>
        <w:t xml:space="preserve"> </w:t>
      </w:r>
      <w:proofErr w:type="spellStart"/>
      <w:r>
        <w:t>periodo</w:t>
      </w:r>
      <w:proofErr w:type="spellEnd"/>
      <w:r>
        <w:t xml:space="preserve"> de </w:t>
      </w:r>
      <w:proofErr w:type="spellStart"/>
      <w:r>
        <w:t>cuatro</w:t>
      </w:r>
      <w:proofErr w:type="spellEnd"/>
      <w:r>
        <w:t xml:space="preserve"> </w:t>
      </w:r>
      <w:proofErr w:type="spellStart"/>
      <w:r>
        <w:t>años</w:t>
      </w:r>
      <w:proofErr w:type="spellEnd"/>
      <w:r>
        <w:t xml:space="preserve"> y de </w:t>
      </w:r>
      <w:proofErr w:type="spellStart"/>
      <w:r>
        <w:t>hace</w:t>
      </w:r>
      <w:proofErr w:type="spellEnd"/>
      <w:r>
        <w:t xml:space="preserve"> más de 17 </w:t>
      </w:r>
      <w:proofErr w:type="spellStart"/>
      <w:r>
        <w:t>años</w:t>
      </w:r>
      <w:proofErr w:type="spellEnd"/>
      <w:r>
        <w:t>.</w:t>
      </w:r>
      <w:r>
        <w:annotationRef/>
      </w:r>
    </w:p>
  </w:comment>
  <w:comment w:id="110" w:author="MARIA DEL CARMEN ROMERO TERNERO" w:date="2023-03-12T23:59:00Z" w:initials="MDCRT">
    <w:p w14:paraId="7E117F0A" w14:textId="77777777" w:rsidR="00C57ED4" w:rsidRDefault="00C57ED4" w:rsidP="00635577">
      <w:pPr>
        <w:pStyle w:val="Textodecomentrio"/>
      </w:pPr>
      <w:r>
        <w:rPr>
          <w:rStyle w:val="Refdecomentrio"/>
        </w:rPr>
        <w:annotationRef/>
      </w:r>
      <w:r>
        <w:t xml:space="preserve">The </w:t>
      </w:r>
      <w:proofErr w:type="spellStart"/>
      <w:r>
        <w:t>first</w:t>
      </w:r>
      <w:proofErr w:type="spellEnd"/>
      <w:r>
        <w:t xml:space="preserve"> time </w:t>
      </w:r>
      <w:proofErr w:type="spellStart"/>
      <w:r>
        <w:t>an</w:t>
      </w:r>
      <w:proofErr w:type="spellEnd"/>
      <w:r>
        <w:t xml:space="preserve"> </w:t>
      </w:r>
      <w:proofErr w:type="spellStart"/>
      <w:r>
        <w:t>acronim</w:t>
      </w:r>
      <w:proofErr w:type="spellEnd"/>
      <w:r>
        <w:t xml:space="preserve"> </w:t>
      </w:r>
      <w:proofErr w:type="spellStart"/>
      <w:r>
        <w:t>appears</w:t>
      </w:r>
      <w:proofErr w:type="spellEnd"/>
      <w:r>
        <w:t xml:space="preserve"> </w:t>
      </w:r>
      <w:proofErr w:type="spellStart"/>
      <w:r>
        <w:t>you</w:t>
      </w:r>
      <w:proofErr w:type="spellEnd"/>
      <w:r>
        <w:t xml:space="preserve"> must </w:t>
      </w:r>
      <w:proofErr w:type="spellStart"/>
      <w:r>
        <w:t>indicate</w:t>
      </w:r>
      <w:proofErr w:type="spellEnd"/>
      <w:r>
        <w:t xml:space="preserve"> </w:t>
      </w:r>
      <w:proofErr w:type="spellStart"/>
      <w:r>
        <w:t>completely</w:t>
      </w:r>
      <w:proofErr w:type="spellEnd"/>
      <w:r>
        <w:t>.</w:t>
      </w:r>
      <w:r>
        <w:annotationRef/>
      </w:r>
    </w:p>
  </w:comment>
  <w:comment w:id="111" w:author="MARIA DEL CARMEN ROMERO TERNERO" w:date="2023-03-13T00:06:00Z" w:initials="MDCRT">
    <w:p w14:paraId="1F59CE70" w14:textId="77777777" w:rsidR="00C57ED4" w:rsidRDefault="00C57ED4" w:rsidP="0076018E">
      <w:pPr>
        <w:pStyle w:val="Textodecomentrio"/>
        <w:jc w:val="left"/>
      </w:pPr>
      <w:r>
        <w:rPr>
          <w:rStyle w:val="Refdecomentrio"/>
        </w:rPr>
        <w:annotationRef/>
      </w:r>
      <w:proofErr w:type="spellStart"/>
      <w:r>
        <w:t>Is</w:t>
      </w:r>
      <w:proofErr w:type="spellEnd"/>
      <w:r>
        <w:t xml:space="preserve"> </w:t>
      </w:r>
      <w:proofErr w:type="spellStart"/>
      <w:r>
        <w:t>this</w:t>
      </w:r>
      <w:proofErr w:type="spellEnd"/>
      <w:r>
        <w:t xml:space="preserve"> a </w:t>
      </w:r>
      <w:proofErr w:type="spellStart"/>
      <w:r>
        <w:t>reference</w:t>
      </w:r>
      <w:proofErr w:type="spellEnd"/>
      <w:r>
        <w:t xml:space="preserve">? </w:t>
      </w:r>
      <w:proofErr w:type="spellStart"/>
      <w:r>
        <w:t>Why</w:t>
      </w:r>
      <w:proofErr w:type="spellEnd"/>
      <w:r>
        <w:t xml:space="preserve"> </w:t>
      </w:r>
      <w:proofErr w:type="spellStart"/>
      <w:r>
        <w:t>is</w:t>
      </w:r>
      <w:proofErr w:type="spellEnd"/>
      <w:r>
        <w:t xml:space="preserve"> </w:t>
      </w:r>
      <w:proofErr w:type="spellStart"/>
      <w:r>
        <w:t>between</w:t>
      </w:r>
      <w:proofErr w:type="spellEnd"/>
      <w:r>
        <w:t xml:space="preserve"> </w:t>
      </w:r>
      <w:proofErr w:type="spellStart"/>
      <w:r>
        <w:t>parentesis</w:t>
      </w:r>
      <w:proofErr w:type="spellEnd"/>
      <w:r>
        <w:t>?</w:t>
      </w:r>
      <w:r>
        <w:annotationRef/>
      </w:r>
    </w:p>
  </w:comment>
  <w:comment w:id="112" w:author="Aleksandro Montanha" w:date="2022-09-02T14:40:00Z" w:initials="">
    <w:p w14:paraId="000001D1" w14:textId="0AA25F3C" w:rsidR="00C57ED4" w:rsidRDefault="00C57ED4">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REFE</w:t>
      </w:r>
      <w:r>
        <w:annotationRef/>
      </w:r>
    </w:p>
  </w:comment>
  <w:comment w:id="166" w:author="MARIA DEL CARMEN ROMERO TERNERO" w:date="2023-03-13T00:57:00Z" w:initials="MDCRT">
    <w:p w14:paraId="72F64980" w14:textId="77777777" w:rsidR="00C57ED4" w:rsidRDefault="00C57ED4" w:rsidP="0076018E">
      <w:pPr>
        <w:pStyle w:val="Textodecomentrio"/>
        <w:jc w:val="left"/>
      </w:pPr>
      <w:r>
        <w:rPr>
          <w:rStyle w:val="Refdecomentrio"/>
        </w:rPr>
        <w:annotationRef/>
      </w:r>
      <w:r>
        <w:t xml:space="preserve">It </w:t>
      </w:r>
      <w:proofErr w:type="spellStart"/>
      <w:r>
        <w:t>doesn't</w:t>
      </w:r>
      <w:proofErr w:type="spellEnd"/>
      <w:r>
        <w:t xml:space="preserve"> </w:t>
      </w:r>
      <w:proofErr w:type="spellStart"/>
      <w:r>
        <w:t>work</w:t>
      </w:r>
      <w:proofErr w:type="spellEnd"/>
      <w:r>
        <w:t xml:space="preserve">. </w:t>
      </w:r>
      <w:proofErr w:type="spellStart"/>
      <w:r>
        <w:t>Check</w:t>
      </w:r>
      <w:proofErr w:type="spellEnd"/>
      <w:r>
        <w:t xml:space="preserve"> </w:t>
      </w:r>
      <w:proofErr w:type="spellStart"/>
      <w:r>
        <w:t>the</w:t>
      </w:r>
      <w:proofErr w:type="spellEnd"/>
      <w:r>
        <w:t xml:space="preserve"> link</w:t>
      </w:r>
    </w:p>
  </w:comment>
  <w:comment w:id="176" w:author="Aleksandro Montanha" w:date="2022-09-02T18:22:00Z" w:initials="">
    <w:p w14:paraId="000001D3" w14:textId="6DC62729" w:rsidR="00C57ED4" w:rsidRDefault="00C57ED4">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ARRUMAR</w:t>
      </w:r>
    </w:p>
  </w:comment>
  <w:comment w:id="185" w:author="MARIA DEL CARMEN ROMERO TERNERO" w:date="2023-03-13T01:15:00Z" w:initials="MDCRT">
    <w:p w14:paraId="411744B6" w14:textId="77777777" w:rsidR="00C57ED4" w:rsidRDefault="00C57ED4" w:rsidP="0076018E">
      <w:pPr>
        <w:pStyle w:val="Textodecomentrio"/>
        <w:jc w:val="left"/>
      </w:pPr>
      <w:r>
        <w:rPr>
          <w:rStyle w:val="Refdecomentrio"/>
        </w:rPr>
        <w:annotationRef/>
      </w:r>
      <w:proofErr w:type="spellStart"/>
      <w:r>
        <w:t>Here</w:t>
      </w:r>
      <w:proofErr w:type="spellEnd"/>
      <w:r>
        <w:t xml:space="preserve"> it </w:t>
      </w:r>
      <w:proofErr w:type="spellStart"/>
      <w:r>
        <w:t>is</w:t>
      </w:r>
      <w:proofErr w:type="spellEnd"/>
      <w:r>
        <w:t xml:space="preserve"> </w:t>
      </w:r>
      <w:proofErr w:type="spellStart"/>
      <w:r>
        <w:t>supposed</w:t>
      </w:r>
      <w:proofErr w:type="spellEnd"/>
      <w:r>
        <w:t xml:space="preserve"> </w:t>
      </w:r>
      <w:proofErr w:type="spellStart"/>
      <w:r>
        <w:t>that</w:t>
      </w:r>
      <w:proofErr w:type="spellEnd"/>
      <w:r>
        <w:t xml:space="preserve"> </w:t>
      </w:r>
      <w:proofErr w:type="spellStart"/>
      <w:r>
        <w:t>the</w:t>
      </w:r>
      <w:proofErr w:type="spellEnd"/>
      <w:r>
        <w:t xml:space="preserve"> </w:t>
      </w:r>
      <w:proofErr w:type="spellStart"/>
      <w:r>
        <w:t>Seebot</w:t>
      </w:r>
      <w:proofErr w:type="spellEnd"/>
      <w:r>
        <w:t xml:space="preserve"> Agent </w:t>
      </w:r>
      <w:proofErr w:type="spellStart"/>
      <w:r>
        <w:t>is</w:t>
      </w:r>
      <w:proofErr w:type="spellEnd"/>
      <w:r>
        <w:t xml:space="preserve"> </w:t>
      </w:r>
      <w:proofErr w:type="spellStart"/>
      <w:r>
        <w:t>already</w:t>
      </w:r>
      <w:proofErr w:type="spellEnd"/>
      <w:r>
        <w:t xml:space="preserve"> </w:t>
      </w:r>
      <w:proofErr w:type="spellStart"/>
      <w:r>
        <w:t>done</w:t>
      </w:r>
      <w:proofErr w:type="spellEnd"/>
      <w:r>
        <w:t xml:space="preserve"> (</w:t>
      </w:r>
      <w:proofErr w:type="spellStart"/>
      <w:r>
        <w:t>from</w:t>
      </w:r>
      <w:proofErr w:type="spellEnd"/>
      <w:r>
        <w:t xml:space="preserve"> </w:t>
      </w:r>
      <w:proofErr w:type="spellStart"/>
      <w:r>
        <w:t>the</w:t>
      </w:r>
      <w:proofErr w:type="spellEnd"/>
      <w:r>
        <w:t xml:space="preserve"> </w:t>
      </w:r>
      <w:proofErr w:type="spellStart"/>
      <w:r>
        <w:t>first</w:t>
      </w:r>
      <w:proofErr w:type="spellEnd"/>
      <w:r>
        <w:t xml:space="preserve"> </w:t>
      </w:r>
      <w:proofErr w:type="spellStart"/>
      <w:r>
        <w:t>study</w:t>
      </w:r>
      <w:proofErr w:type="spellEnd"/>
      <w:r>
        <w:t xml:space="preserve">), </w:t>
      </w:r>
      <w:proofErr w:type="spellStart"/>
      <w:r>
        <w:t>isn't</w:t>
      </w:r>
      <w:proofErr w:type="spellEnd"/>
      <w:r>
        <w:t xml:space="preserve"> it?</w:t>
      </w:r>
    </w:p>
  </w:comment>
  <w:comment w:id="201" w:author="MARIA DEL CARMEN ROMERO TERNERO" w:date="2023-03-13T01:28:00Z" w:initials="MDCRT">
    <w:p w14:paraId="5CE80026" w14:textId="77777777" w:rsidR="00C57ED4" w:rsidRDefault="00C57ED4" w:rsidP="0076018E">
      <w:pPr>
        <w:pStyle w:val="Textodecomentrio"/>
        <w:jc w:val="left"/>
      </w:pPr>
      <w:r>
        <w:rPr>
          <w:rStyle w:val="Refdecomentrio"/>
        </w:rPr>
        <w:annotationRef/>
      </w:r>
      <w:r>
        <w:t xml:space="preserve">It </w:t>
      </w:r>
      <w:proofErr w:type="spellStart"/>
      <w:r>
        <w:t>sounds</w:t>
      </w:r>
      <w:proofErr w:type="spellEnd"/>
      <w:r>
        <w:t xml:space="preserve"> </w:t>
      </w:r>
      <w:proofErr w:type="spellStart"/>
      <w:r>
        <w:t>repited</w:t>
      </w:r>
      <w:proofErr w:type="spellEnd"/>
      <w:r>
        <w:t>.</w:t>
      </w:r>
    </w:p>
  </w:comment>
  <w:comment w:id="203" w:author="MARIA DEL CARMEN ROMERO TERNERO" w:date="2023-03-13T01:30:00Z" w:initials="MDCRT">
    <w:p w14:paraId="74394109" w14:textId="77777777" w:rsidR="00C57ED4" w:rsidRDefault="00C57ED4" w:rsidP="0076018E">
      <w:pPr>
        <w:pStyle w:val="Textodecomentrio"/>
        <w:jc w:val="left"/>
      </w:pPr>
      <w:r>
        <w:rPr>
          <w:rStyle w:val="Refdecomentrio"/>
        </w:rPr>
        <w:annotationRef/>
      </w:r>
      <w:r>
        <w:t xml:space="preserve">Use </w:t>
      </w:r>
      <w:proofErr w:type="spellStart"/>
      <w:r>
        <w:t>the</w:t>
      </w:r>
      <w:proofErr w:type="spellEnd"/>
      <w:r>
        <w:t xml:space="preserve"> original </w:t>
      </w:r>
      <w:proofErr w:type="spellStart"/>
      <w:r>
        <w:t>title</w:t>
      </w:r>
      <w:proofErr w:type="spellEnd"/>
      <w:r>
        <w:t xml:space="preserve"> (in </w:t>
      </w:r>
      <w:proofErr w:type="spellStart"/>
      <w:r>
        <w:t>English</w:t>
      </w:r>
      <w:proofErr w:type="spellEnd"/>
      <w:r>
        <w:t xml:space="preserve">) </w:t>
      </w:r>
      <w:proofErr w:type="spellStart"/>
      <w:r>
        <w:t>and</w:t>
      </w:r>
      <w:proofErr w:type="spellEnd"/>
      <w:r>
        <w:t xml:space="preserve"> </w:t>
      </w:r>
      <w:proofErr w:type="spellStart"/>
      <w:r>
        <w:t>the</w:t>
      </w:r>
      <w:proofErr w:type="spellEnd"/>
      <w:r>
        <w:t xml:space="preserve"> complete </w:t>
      </w:r>
      <w:proofErr w:type="spellStart"/>
      <w:r>
        <w:t>reference</w:t>
      </w:r>
      <w:proofErr w:type="spellEnd"/>
      <w:r>
        <w:t xml:space="preserve"> (</w:t>
      </w:r>
      <w:proofErr w:type="spellStart"/>
      <w:r>
        <w:t>authors</w:t>
      </w:r>
      <w:proofErr w:type="spellEnd"/>
      <w:r>
        <w:t xml:space="preserve">, </w:t>
      </w:r>
      <w:proofErr w:type="spellStart"/>
      <w:r>
        <w:t>year</w:t>
      </w:r>
      <w:proofErr w:type="spellEnd"/>
      <w:r>
        <w:t xml:space="preserve">, </w:t>
      </w:r>
      <w:proofErr w:type="spellStart"/>
      <w:r>
        <w:t>title</w:t>
      </w:r>
      <w:proofErr w:type="spellEnd"/>
      <w:r>
        <w:t xml:space="preserve">, </w:t>
      </w:r>
      <w:proofErr w:type="spellStart"/>
      <w:r>
        <w:t>journal</w:t>
      </w:r>
      <w:proofErr w:type="spellEnd"/>
      <w:r>
        <w:t>/</w:t>
      </w:r>
      <w:proofErr w:type="spellStart"/>
      <w:r>
        <w:t>conference</w:t>
      </w:r>
      <w:proofErr w:type="spellEnd"/>
      <w:r>
        <w:t xml:space="preserve">, date, </w:t>
      </w:r>
      <w:proofErr w:type="spellStart"/>
      <w:r>
        <w:t>doi</w:t>
      </w:r>
      <w:proofErr w:type="spellEnd"/>
      <w:r>
        <w:t xml:space="preserve"> </w:t>
      </w:r>
      <w:proofErr w:type="spellStart"/>
      <w:r>
        <w:t>or</w:t>
      </w:r>
      <w:proofErr w:type="spellEnd"/>
      <w:r>
        <w:t xml:space="preserve"> </w:t>
      </w:r>
      <w:proofErr w:type="spellStart"/>
      <w:r>
        <w:t>url</w:t>
      </w:r>
      <w:proofErr w:type="spellEnd"/>
      <w:r>
        <w:annotationRef/>
      </w:r>
    </w:p>
  </w:comment>
  <w:comment w:id="204" w:author="MARIA DEL CARMEN ROMERO TERNERO" w:date="2023-03-13T01:30:00Z" w:initials="MDCRT">
    <w:p w14:paraId="167CFB34" w14:textId="6BBE2B2E" w:rsidR="00C57ED4" w:rsidRDefault="00C57ED4" w:rsidP="0076018E">
      <w:pPr>
        <w:pStyle w:val="Textodecomentrio"/>
        <w:jc w:val="left"/>
      </w:pPr>
      <w:r>
        <w:rPr>
          <w:rStyle w:val="Refdecomentrio"/>
        </w:rPr>
        <w:annotationRef/>
      </w:r>
      <w:r>
        <w:t>+</w:t>
      </w:r>
      <w:proofErr w:type="spellStart"/>
      <w:r>
        <w:t>Check</w:t>
      </w:r>
      <w:proofErr w:type="spellEnd"/>
      <w:r>
        <w:t xml:space="preserve"> </w:t>
      </w:r>
      <w:proofErr w:type="spellStart"/>
      <w:r>
        <w:t>if</w:t>
      </w:r>
      <w:proofErr w:type="spellEnd"/>
      <w:r>
        <w:t xml:space="preserve"> it </w:t>
      </w:r>
      <w:proofErr w:type="spellStart"/>
      <w:r>
        <w:t>is</w:t>
      </w:r>
      <w:proofErr w:type="spellEnd"/>
      <w:r>
        <w:t xml:space="preserve"> in core ranking.</w:t>
      </w:r>
    </w:p>
  </w:comment>
  <w:comment w:id="216" w:author="MARIA DEL CARMEN ROMERO TERNERO" w:date="2023-03-13T01:36:00Z" w:initials="MDCRT">
    <w:p w14:paraId="41F00831" w14:textId="77777777" w:rsidR="00C57ED4" w:rsidRDefault="00C57ED4" w:rsidP="0076018E">
      <w:pPr>
        <w:pStyle w:val="Textodecomentrio"/>
        <w:jc w:val="left"/>
      </w:pPr>
      <w:r>
        <w:rPr>
          <w:rStyle w:val="Refdecomentrio"/>
        </w:rPr>
        <w:annotationRef/>
      </w:r>
      <w:r>
        <w:t xml:space="preserve">Be </w:t>
      </w:r>
      <w:proofErr w:type="spellStart"/>
      <w:r>
        <w:t>carefull</w:t>
      </w:r>
      <w:proofErr w:type="spellEnd"/>
      <w:r>
        <w:t xml:space="preserve"> </w:t>
      </w:r>
      <w:proofErr w:type="spellStart"/>
      <w:r>
        <w:t>because</w:t>
      </w:r>
      <w:proofErr w:type="spellEnd"/>
      <w:r>
        <w:t xml:space="preserve"> </w:t>
      </w:r>
      <w:proofErr w:type="spellStart"/>
      <w:r>
        <w:t>you</w:t>
      </w:r>
      <w:proofErr w:type="spellEnd"/>
      <w:r>
        <w:t xml:space="preserve"> </w:t>
      </w:r>
      <w:proofErr w:type="spellStart"/>
      <w:r>
        <w:t>didn't</w:t>
      </w:r>
      <w:proofErr w:type="spellEnd"/>
      <w:r>
        <w:t xml:space="preserve"> do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BCCD36" w15:done="0"/>
  <w15:commentEx w15:paraId="41B2CA14" w15:done="0"/>
  <w15:commentEx w15:paraId="7E117F0A" w15:done="1"/>
  <w15:commentEx w15:paraId="1F59CE70" w15:done="1"/>
  <w15:commentEx w15:paraId="000001D1" w15:done="0"/>
  <w15:commentEx w15:paraId="72F64980" w15:done="0"/>
  <w15:commentEx w15:paraId="000001D3" w15:done="0"/>
  <w15:commentEx w15:paraId="411744B6" w15:done="0"/>
  <w15:commentEx w15:paraId="5CE80026" w15:done="1"/>
  <w15:commentEx w15:paraId="74394109" w15:done="1"/>
  <w15:commentEx w15:paraId="167CFB34" w15:done="0"/>
  <w15:commentEx w15:paraId="41F0083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F79CE8" w14:textId="77777777" w:rsidR="00A71F92" w:rsidRDefault="00A71F92">
      <w:pPr>
        <w:spacing w:line="240" w:lineRule="auto"/>
      </w:pPr>
      <w:r>
        <w:separator/>
      </w:r>
    </w:p>
  </w:endnote>
  <w:endnote w:type="continuationSeparator" w:id="0">
    <w:p w14:paraId="18EE7E52" w14:textId="77777777" w:rsidR="00A71F92" w:rsidRDefault="00A71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altName w:val="Arial Unicode MS"/>
    <w:charset w:val="81"/>
    <w:family w:val="roman"/>
    <w:pitch w:val="variable"/>
    <w:sig w:usb0="00000000"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CC" w14:textId="22EFCAA1" w:rsidR="00C57ED4" w:rsidRDefault="00C57ED4">
    <w:pPr>
      <w:jc w:val="center"/>
    </w:pPr>
    <w:r>
      <w:fldChar w:fldCharType="begin"/>
    </w:r>
    <w:r>
      <w:instrText>PAGE</w:instrText>
    </w:r>
    <w:r>
      <w:fldChar w:fldCharType="separate"/>
    </w:r>
    <w:r w:rsidR="00F4556A">
      <w:rPr>
        <w:noProof/>
      </w:rPr>
      <w:t>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CB" w14:textId="77777777" w:rsidR="00C57ED4" w:rsidRDefault="00C57ED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153DEF" w14:textId="77777777" w:rsidR="00A71F92" w:rsidRDefault="00A71F92">
      <w:pPr>
        <w:spacing w:line="240" w:lineRule="auto"/>
      </w:pPr>
      <w:r>
        <w:separator/>
      </w:r>
    </w:p>
  </w:footnote>
  <w:footnote w:type="continuationSeparator" w:id="0">
    <w:p w14:paraId="34B79314" w14:textId="77777777" w:rsidR="00A71F92" w:rsidRDefault="00A71F92">
      <w:pPr>
        <w:spacing w:line="240" w:lineRule="auto"/>
      </w:pPr>
      <w:r>
        <w:continuationSeparator/>
      </w:r>
    </w:p>
  </w:footnote>
  <w:footnote w:id="1">
    <w:p w14:paraId="000001CE" w14:textId="77777777" w:rsidR="00C57ED4" w:rsidRDefault="00C57ED4">
      <w:pPr>
        <w:spacing w:line="240" w:lineRule="auto"/>
        <w:rPr>
          <w:sz w:val="20"/>
          <w:szCs w:val="20"/>
        </w:rPr>
      </w:pPr>
      <w:r>
        <w:rPr>
          <w:vertAlign w:val="superscript"/>
        </w:rPr>
        <w:footnoteRef/>
      </w:r>
      <w:r>
        <w:rPr>
          <w:sz w:val="20"/>
          <w:szCs w:val="20"/>
        </w:rPr>
        <w:t xml:space="preserve"> </w:t>
      </w:r>
      <w:proofErr w:type="spellStart"/>
      <w:r>
        <w:rPr>
          <w:sz w:val="20"/>
          <w:szCs w:val="20"/>
        </w:rPr>
        <w:t>Con</w:t>
      </w:r>
      <w:proofErr w:type="spellEnd"/>
      <w:r>
        <w:rPr>
          <w:sz w:val="20"/>
          <w:szCs w:val="20"/>
        </w:rPr>
        <w:t xml:space="preserve"> </w:t>
      </w:r>
      <w:proofErr w:type="spellStart"/>
      <w:r>
        <w:rPr>
          <w:sz w:val="20"/>
          <w:szCs w:val="20"/>
        </w:rPr>
        <w:t>las</w:t>
      </w:r>
      <w:proofErr w:type="spellEnd"/>
      <w:r>
        <w:rPr>
          <w:sz w:val="20"/>
          <w:szCs w:val="20"/>
        </w:rPr>
        <w:t xml:space="preserve"> </w:t>
      </w:r>
      <w:proofErr w:type="spellStart"/>
      <w:r>
        <w:rPr>
          <w:sz w:val="20"/>
          <w:szCs w:val="20"/>
        </w:rPr>
        <w:t>nuevas</w:t>
      </w:r>
      <w:proofErr w:type="spellEnd"/>
      <w:r>
        <w:rPr>
          <w:sz w:val="20"/>
          <w:szCs w:val="20"/>
        </w:rPr>
        <w:t xml:space="preserve"> políticas de </w:t>
      </w:r>
      <w:proofErr w:type="spellStart"/>
      <w:r>
        <w:rPr>
          <w:sz w:val="20"/>
          <w:szCs w:val="20"/>
        </w:rPr>
        <w:t>anonimización</w:t>
      </w:r>
      <w:proofErr w:type="spellEnd"/>
      <w:r>
        <w:rPr>
          <w:sz w:val="20"/>
          <w:szCs w:val="20"/>
        </w:rPr>
        <w:t xml:space="preserve">, </w:t>
      </w:r>
      <w:proofErr w:type="spellStart"/>
      <w:r>
        <w:rPr>
          <w:sz w:val="20"/>
          <w:szCs w:val="20"/>
        </w:rPr>
        <w:t>la</w:t>
      </w:r>
      <w:proofErr w:type="spellEnd"/>
      <w:r>
        <w:rPr>
          <w:sz w:val="20"/>
          <w:szCs w:val="20"/>
        </w:rPr>
        <w:t xml:space="preserve"> forma de </w:t>
      </w:r>
      <w:proofErr w:type="spellStart"/>
      <w:r>
        <w:rPr>
          <w:sz w:val="20"/>
          <w:szCs w:val="20"/>
        </w:rPr>
        <w:t>identificación</w:t>
      </w:r>
      <w:proofErr w:type="spellEnd"/>
      <w:r>
        <w:rPr>
          <w:sz w:val="20"/>
          <w:szCs w:val="20"/>
        </w:rPr>
        <w:t xml:space="preserve"> </w:t>
      </w:r>
      <w:proofErr w:type="spellStart"/>
      <w:r>
        <w:rPr>
          <w:sz w:val="20"/>
          <w:szCs w:val="20"/>
        </w:rPr>
        <w:t>ahora</w:t>
      </w:r>
      <w:proofErr w:type="spellEnd"/>
      <w:r>
        <w:rPr>
          <w:sz w:val="20"/>
          <w:szCs w:val="20"/>
        </w:rPr>
        <w:t xml:space="preserve"> está vinculada a </w:t>
      </w:r>
      <w:proofErr w:type="spellStart"/>
      <w:r>
        <w:rPr>
          <w:sz w:val="20"/>
          <w:szCs w:val="20"/>
        </w:rPr>
        <w:t>un</w:t>
      </w:r>
      <w:proofErr w:type="spellEnd"/>
      <w:r>
        <w:rPr>
          <w:sz w:val="20"/>
          <w:szCs w:val="20"/>
        </w:rPr>
        <w:t xml:space="preserve"> id </w:t>
      </w:r>
      <w:proofErr w:type="spellStart"/>
      <w:r>
        <w:rPr>
          <w:sz w:val="20"/>
          <w:szCs w:val="20"/>
        </w:rPr>
        <w:t>del</w:t>
      </w:r>
      <w:proofErr w:type="spellEnd"/>
      <w:r>
        <w:rPr>
          <w:sz w:val="20"/>
          <w:szCs w:val="20"/>
        </w:rPr>
        <w:t xml:space="preserve"> software instalado </w:t>
      </w:r>
      <w:proofErr w:type="spellStart"/>
      <w:r>
        <w:rPr>
          <w:sz w:val="20"/>
          <w:szCs w:val="20"/>
        </w:rPr>
        <w:t>en</w:t>
      </w:r>
      <w:proofErr w:type="spellEnd"/>
      <w:r>
        <w:rPr>
          <w:sz w:val="20"/>
          <w:szCs w:val="20"/>
        </w:rPr>
        <w:t xml:space="preserve"> </w:t>
      </w:r>
      <w:proofErr w:type="spellStart"/>
      <w:r>
        <w:rPr>
          <w:sz w:val="20"/>
          <w:szCs w:val="20"/>
        </w:rPr>
        <w:t>la</w:t>
      </w:r>
      <w:proofErr w:type="spellEnd"/>
      <w:r>
        <w:rPr>
          <w:sz w:val="20"/>
          <w:szCs w:val="20"/>
        </w:rPr>
        <w:t xml:space="preserve"> </w:t>
      </w:r>
      <w:proofErr w:type="spellStart"/>
      <w:r>
        <w:rPr>
          <w:sz w:val="20"/>
          <w:szCs w:val="20"/>
        </w:rPr>
        <w:t>aplicación</w:t>
      </w:r>
      <w:proofErr w:type="spellEnd"/>
      <w:r>
        <w:rPr>
          <w:sz w:val="20"/>
          <w:szCs w:val="20"/>
        </w:rPr>
        <w:t xml:space="preserve">, </w:t>
      </w:r>
      <w:proofErr w:type="spellStart"/>
      <w:r>
        <w:rPr>
          <w:sz w:val="20"/>
          <w:szCs w:val="20"/>
        </w:rPr>
        <w:t>con</w:t>
      </w:r>
      <w:proofErr w:type="spellEnd"/>
      <w:r>
        <w:rPr>
          <w:sz w:val="20"/>
          <w:szCs w:val="20"/>
        </w:rPr>
        <w:t xml:space="preserve"> </w:t>
      </w:r>
      <w:proofErr w:type="spellStart"/>
      <w:r>
        <w:rPr>
          <w:sz w:val="20"/>
          <w:szCs w:val="20"/>
        </w:rPr>
        <w:t>la</w:t>
      </w:r>
      <w:proofErr w:type="spellEnd"/>
      <w:r>
        <w:rPr>
          <w:sz w:val="20"/>
          <w:szCs w:val="20"/>
        </w:rPr>
        <w:t xml:space="preserve"> </w:t>
      </w:r>
      <w:proofErr w:type="spellStart"/>
      <w:r>
        <w:rPr>
          <w:sz w:val="20"/>
          <w:szCs w:val="20"/>
        </w:rPr>
        <w:t>aceptación</w:t>
      </w:r>
      <w:proofErr w:type="spellEnd"/>
      <w:r>
        <w:rPr>
          <w:sz w:val="20"/>
          <w:szCs w:val="20"/>
        </w:rPr>
        <w:t xml:space="preserve"> </w:t>
      </w:r>
      <w:proofErr w:type="spellStart"/>
      <w:r>
        <w:rPr>
          <w:sz w:val="20"/>
          <w:szCs w:val="20"/>
        </w:rPr>
        <w:t>del</w:t>
      </w:r>
      <w:proofErr w:type="spellEnd"/>
      <w:r>
        <w:rPr>
          <w:sz w:val="20"/>
          <w:szCs w:val="20"/>
        </w:rPr>
        <w:t xml:space="preserve"> </w:t>
      </w:r>
      <w:proofErr w:type="spellStart"/>
      <w:r>
        <w:rPr>
          <w:sz w:val="20"/>
          <w:szCs w:val="20"/>
        </w:rPr>
        <w:t>usuario</w:t>
      </w:r>
      <w:proofErr w:type="spellEnd"/>
      <w:r>
        <w:rPr>
          <w:sz w:val="20"/>
          <w:szCs w:val="20"/>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CD" w14:textId="77777777" w:rsidR="00C57ED4" w:rsidRDefault="00C57ED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84F91"/>
    <w:multiLevelType w:val="multilevel"/>
    <w:tmpl w:val="EE18C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A12A35D"/>
    <w:multiLevelType w:val="multilevel"/>
    <w:tmpl w:val="30CA2DF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3E7255D3"/>
    <w:multiLevelType w:val="hybridMultilevel"/>
    <w:tmpl w:val="B20E6D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4492C2CF"/>
    <w:multiLevelType w:val="multilevel"/>
    <w:tmpl w:val="ADD2D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82988C1"/>
    <w:multiLevelType w:val="multilevel"/>
    <w:tmpl w:val="52064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C6DF292"/>
    <w:multiLevelType w:val="multilevel"/>
    <w:tmpl w:val="503A5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90410DF"/>
    <w:multiLevelType w:val="multilevel"/>
    <w:tmpl w:val="0A62B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5"/>
  </w:num>
  <w:num w:numId="4">
    <w:abstractNumId w:val="6"/>
  </w:num>
  <w:num w:numId="5">
    <w:abstractNumId w:val="4"/>
  </w:num>
  <w:num w:numId="6">
    <w:abstractNumId w:val="3"/>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cacarva">
    <w15:presenceInfo w15:providerId="None" w15:userId="ecacarva"/>
  </w15:person>
  <w15:person w15:author="MARIA DEL CARMEN ROMERO TERNERO">
    <w15:presenceInfo w15:providerId="AD" w15:userId="S::mcromerot@us.es::c5c16463-a526-4268-aba1-4d379189ec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AE6AC03"/>
    <w:rsid w:val="0002054C"/>
    <w:rsid w:val="000217FC"/>
    <w:rsid w:val="00030709"/>
    <w:rsid w:val="00052647"/>
    <w:rsid w:val="0005387E"/>
    <w:rsid w:val="00066ED3"/>
    <w:rsid w:val="000B165C"/>
    <w:rsid w:val="000C7AB5"/>
    <w:rsid w:val="000D349C"/>
    <w:rsid w:val="000E4F8C"/>
    <w:rsid w:val="000F2A27"/>
    <w:rsid w:val="00104744"/>
    <w:rsid w:val="0010724E"/>
    <w:rsid w:val="00116C0C"/>
    <w:rsid w:val="00122E9E"/>
    <w:rsid w:val="00141198"/>
    <w:rsid w:val="001432BE"/>
    <w:rsid w:val="00145E5A"/>
    <w:rsid w:val="0014711B"/>
    <w:rsid w:val="001473A9"/>
    <w:rsid w:val="00161971"/>
    <w:rsid w:val="001648D9"/>
    <w:rsid w:val="0017728B"/>
    <w:rsid w:val="001772F4"/>
    <w:rsid w:val="001802B9"/>
    <w:rsid w:val="00184BD9"/>
    <w:rsid w:val="001853AA"/>
    <w:rsid w:val="001942E7"/>
    <w:rsid w:val="001A3176"/>
    <w:rsid w:val="001A78A7"/>
    <w:rsid w:val="001B0C69"/>
    <w:rsid w:val="001F4E10"/>
    <w:rsid w:val="002016F3"/>
    <w:rsid w:val="00211D9C"/>
    <w:rsid w:val="002245A8"/>
    <w:rsid w:val="00232883"/>
    <w:rsid w:val="00261785"/>
    <w:rsid w:val="0026383F"/>
    <w:rsid w:val="00263F36"/>
    <w:rsid w:val="00264614"/>
    <w:rsid w:val="002705E6"/>
    <w:rsid w:val="00274BEB"/>
    <w:rsid w:val="002910F8"/>
    <w:rsid w:val="00292C70"/>
    <w:rsid w:val="002A1C5B"/>
    <w:rsid w:val="002E179B"/>
    <w:rsid w:val="002E26C0"/>
    <w:rsid w:val="002E3A0A"/>
    <w:rsid w:val="0030180D"/>
    <w:rsid w:val="003154AC"/>
    <w:rsid w:val="0031709F"/>
    <w:rsid w:val="00330DEC"/>
    <w:rsid w:val="00333F02"/>
    <w:rsid w:val="00337B59"/>
    <w:rsid w:val="00351FAC"/>
    <w:rsid w:val="003544C5"/>
    <w:rsid w:val="003549F4"/>
    <w:rsid w:val="00372D6C"/>
    <w:rsid w:val="00394204"/>
    <w:rsid w:val="00397803"/>
    <w:rsid w:val="003A1594"/>
    <w:rsid w:val="003B4DDE"/>
    <w:rsid w:val="003C3A23"/>
    <w:rsid w:val="003F2A42"/>
    <w:rsid w:val="003F3F7A"/>
    <w:rsid w:val="004105B0"/>
    <w:rsid w:val="0041626E"/>
    <w:rsid w:val="004372E4"/>
    <w:rsid w:val="004600EE"/>
    <w:rsid w:val="00481760"/>
    <w:rsid w:val="0048375A"/>
    <w:rsid w:val="004868BD"/>
    <w:rsid w:val="00492AD8"/>
    <w:rsid w:val="004953B1"/>
    <w:rsid w:val="004B57C0"/>
    <w:rsid w:val="0052403B"/>
    <w:rsid w:val="00524946"/>
    <w:rsid w:val="0053100E"/>
    <w:rsid w:val="0056477B"/>
    <w:rsid w:val="005A719B"/>
    <w:rsid w:val="005C6614"/>
    <w:rsid w:val="005D6DB9"/>
    <w:rsid w:val="005E44DC"/>
    <w:rsid w:val="00610508"/>
    <w:rsid w:val="0061054D"/>
    <w:rsid w:val="00635577"/>
    <w:rsid w:val="00637EB6"/>
    <w:rsid w:val="006544EF"/>
    <w:rsid w:val="00692B1A"/>
    <w:rsid w:val="006B160B"/>
    <w:rsid w:val="006B7FC9"/>
    <w:rsid w:val="006E095B"/>
    <w:rsid w:val="006F0190"/>
    <w:rsid w:val="0070190C"/>
    <w:rsid w:val="00750D34"/>
    <w:rsid w:val="0076018E"/>
    <w:rsid w:val="0076237A"/>
    <w:rsid w:val="007632D6"/>
    <w:rsid w:val="00786490"/>
    <w:rsid w:val="00795F38"/>
    <w:rsid w:val="007A6465"/>
    <w:rsid w:val="007B4D2E"/>
    <w:rsid w:val="007C269B"/>
    <w:rsid w:val="007E0D52"/>
    <w:rsid w:val="007E2F76"/>
    <w:rsid w:val="007E3DDA"/>
    <w:rsid w:val="007E75FE"/>
    <w:rsid w:val="007F0286"/>
    <w:rsid w:val="008037E3"/>
    <w:rsid w:val="00805752"/>
    <w:rsid w:val="008058FB"/>
    <w:rsid w:val="0081193B"/>
    <w:rsid w:val="00833A12"/>
    <w:rsid w:val="00841E4F"/>
    <w:rsid w:val="00881A12"/>
    <w:rsid w:val="00887568"/>
    <w:rsid w:val="00890205"/>
    <w:rsid w:val="008D1B5C"/>
    <w:rsid w:val="008E799A"/>
    <w:rsid w:val="0090001C"/>
    <w:rsid w:val="00900A79"/>
    <w:rsid w:val="009139F6"/>
    <w:rsid w:val="0094120A"/>
    <w:rsid w:val="00946DD3"/>
    <w:rsid w:val="00955997"/>
    <w:rsid w:val="009675F0"/>
    <w:rsid w:val="00983640"/>
    <w:rsid w:val="00992405"/>
    <w:rsid w:val="00992735"/>
    <w:rsid w:val="009939D4"/>
    <w:rsid w:val="009A1FE4"/>
    <w:rsid w:val="009B1E90"/>
    <w:rsid w:val="009B4782"/>
    <w:rsid w:val="009B6FA0"/>
    <w:rsid w:val="009E15EC"/>
    <w:rsid w:val="009F20BF"/>
    <w:rsid w:val="009F3270"/>
    <w:rsid w:val="00A03DDE"/>
    <w:rsid w:val="00A44D04"/>
    <w:rsid w:val="00A55002"/>
    <w:rsid w:val="00A5676A"/>
    <w:rsid w:val="00A71F92"/>
    <w:rsid w:val="00AA05D7"/>
    <w:rsid w:val="00AA6715"/>
    <w:rsid w:val="00AB3580"/>
    <w:rsid w:val="00AB5357"/>
    <w:rsid w:val="00AE2737"/>
    <w:rsid w:val="00AF2F28"/>
    <w:rsid w:val="00B126C0"/>
    <w:rsid w:val="00B249A7"/>
    <w:rsid w:val="00B43329"/>
    <w:rsid w:val="00B620F6"/>
    <w:rsid w:val="00B91184"/>
    <w:rsid w:val="00B943C2"/>
    <w:rsid w:val="00BB44C8"/>
    <w:rsid w:val="00BC344D"/>
    <w:rsid w:val="00BE0559"/>
    <w:rsid w:val="00BE1980"/>
    <w:rsid w:val="00C1400C"/>
    <w:rsid w:val="00C246A6"/>
    <w:rsid w:val="00C32B5F"/>
    <w:rsid w:val="00C33E02"/>
    <w:rsid w:val="00C35DBE"/>
    <w:rsid w:val="00C43108"/>
    <w:rsid w:val="00C47F8E"/>
    <w:rsid w:val="00C54E12"/>
    <w:rsid w:val="00C57ED4"/>
    <w:rsid w:val="00C950E4"/>
    <w:rsid w:val="00CA1100"/>
    <w:rsid w:val="00CA6947"/>
    <w:rsid w:val="00CC67A1"/>
    <w:rsid w:val="00CD006C"/>
    <w:rsid w:val="00CD3C07"/>
    <w:rsid w:val="00D06420"/>
    <w:rsid w:val="00D50553"/>
    <w:rsid w:val="00D50812"/>
    <w:rsid w:val="00D52FEB"/>
    <w:rsid w:val="00D53628"/>
    <w:rsid w:val="00D70F03"/>
    <w:rsid w:val="00DE09FA"/>
    <w:rsid w:val="00E15AFA"/>
    <w:rsid w:val="00E463FF"/>
    <w:rsid w:val="00E46C32"/>
    <w:rsid w:val="00E7669D"/>
    <w:rsid w:val="00ED3AE2"/>
    <w:rsid w:val="00EE2F89"/>
    <w:rsid w:val="00F150BE"/>
    <w:rsid w:val="00F17547"/>
    <w:rsid w:val="00F4556A"/>
    <w:rsid w:val="00F605A3"/>
    <w:rsid w:val="00F63AF2"/>
    <w:rsid w:val="00F63E03"/>
    <w:rsid w:val="00F95235"/>
    <w:rsid w:val="00F9550C"/>
    <w:rsid w:val="00F967C1"/>
    <w:rsid w:val="00FC5DAC"/>
    <w:rsid w:val="00FF7121"/>
    <w:rsid w:val="0123DAF7"/>
    <w:rsid w:val="012DE475"/>
    <w:rsid w:val="02A1B8C5"/>
    <w:rsid w:val="04B1FA43"/>
    <w:rsid w:val="05120A71"/>
    <w:rsid w:val="0596CD50"/>
    <w:rsid w:val="05D019AA"/>
    <w:rsid w:val="061F03F0"/>
    <w:rsid w:val="0719C41B"/>
    <w:rsid w:val="089146B4"/>
    <w:rsid w:val="08A69B8F"/>
    <w:rsid w:val="0908C816"/>
    <w:rsid w:val="09AD08AB"/>
    <w:rsid w:val="0BBE6D0B"/>
    <w:rsid w:val="0C178D1F"/>
    <w:rsid w:val="0DD46ED1"/>
    <w:rsid w:val="0E5539E5"/>
    <w:rsid w:val="0E6DB1A7"/>
    <w:rsid w:val="0EA7E4B1"/>
    <w:rsid w:val="116A86BA"/>
    <w:rsid w:val="1198A93D"/>
    <w:rsid w:val="11F08D79"/>
    <w:rsid w:val="138C5DDA"/>
    <w:rsid w:val="13BC1DE3"/>
    <w:rsid w:val="14A64E91"/>
    <w:rsid w:val="151CA31C"/>
    <w:rsid w:val="168F4311"/>
    <w:rsid w:val="16CBEC22"/>
    <w:rsid w:val="16D0AED4"/>
    <w:rsid w:val="170CE702"/>
    <w:rsid w:val="178A7DA8"/>
    <w:rsid w:val="17F23D96"/>
    <w:rsid w:val="1867BC83"/>
    <w:rsid w:val="191AA7F2"/>
    <w:rsid w:val="197A6C39"/>
    <w:rsid w:val="19BC6968"/>
    <w:rsid w:val="1AA8CB0F"/>
    <w:rsid w:val="1AE6AC03"/>
    <w:rsid w:val="1B80C48B"/>
    <w:rsid w:val="1B8CFB46"/>
    <w:rsid w:val="1B9F5D45"/>
    <w:rsid w:val="1BD243E4"/>
    <w:rsid w:val="1BFBAE4B"/>
    <w:rsid w:val="1C5F1A94"/>
    <w:rsid w:val="1D2173DC"/>
    <w:rsid w:val="1E563ACE"/>
    <w:rsid w:val="1E7C7CAD"/>
    <w:rsid w:val="1ED2E139"/>
    <w:rsid w:val="1F07D2B7"/>
    <w:rsid w:val="1F9F2ACE"/>
    <w:rsid w:val="1FD356C6"/>
    <w:rsid w:val="2072CE68"/>
    <w:rsid w:val="2117FB2D"/>
    <w:rsid w:val="2171B802"/>
    <w:rsid w:val="23483D70"/>
    <w:rsid w:val="2458A4FB"/>
    <w:rsid w:val="247AD1E3"/>
    <w:rsid w:val="2506C940"/>
    <w:rsid w:val="25463F8B"/>
    <w:rsid w:val="266CD544"/>
    <w:rsid w:val="2711CFF5"/>
    <w:rsid w:val="28A535DE"/>
    <w:rsid w:val="295E66EA"/>
    <w:rsid w:val="29804D66"/>
    <w:rsid w:val="29C9CEBD"/>
    <w:rsid w:val="2A7E655C"/>
    <w:rsid w:val="2BE54118"/>
    <w:rsid w:val="2CB64CFE"/>
    <w:rsid w:val="2E137971"/>
    <w:rsid w:val="2E6CE6E6"/>
    <w:rsid w:val="2F1B3F0E"/>
    <w:rsid w:val="2F9905B6"/>
    <w:rsid w:val="2F9A5EE7"/>
    <w:rsid w:val="30F6F50D"/>
    <w:rsid w:val="31D174AB"/>
    <w:rsid w:val="32D0A678"/>
    <w:rsid w:val="33272FAC"/>
    <w:rsid w:val="336A4449"/>
    <w:rsid w:val="33885D17"/>
    <w:rsid w:val="34553F80"/>
    <w:rsid w:val="34B8CD19"/>
    <w:rsid w:val="386FACB1"/>
    <w:rsid w:val="389F9639"/>
    <w:rsid w:val="39B76740"/>
    <w:rsid w:val="3A1D060A"/>
    <w:rsid w:val="3BD4CAEC"/>
    <w:rsid w:val="3C3B248F"/>
    <w:rsid w:val="3C3BAE45"/>
    <w:rsid w:val="3C5064D9"/>
    <w:rsid w:val="3CE0B922"/>
    <w:rsid w:val="3ECCA355"/>
    <w:rsid w:val="406088FD"/>
    <w:rsid w:val="4190483E"/>
    <w:rsid w:val="420EEF92"/>
    <w:rsid w:val="42132B29"/>
    <w:rsid w:val="42C64D94"/>
    <w:rsid w:val="434540FC"/>
    <w:rsid w:val="43B53498"/>
    <w:rsid w:val="456CF7C5"/>
    <w:rsid w:val="4626588A"/>
    <w:rsid w:val="46E260B5"/>
    <w:rsid w:val="46E92DC5"/>
    <w:rsid w:val="47424E4B"/>
    <w:rsid w:val="493E84DD"/>
    <w:rsid w:val="4972F633"/>
    <w:rsid w:val="49ED5934"/>
    <w:rsid w:val="4A18153A"/>
    <w:rsid w:val="4A826FE5"/>
    <w:rsid w:val="4AAC76C5"/>
    <w:rsid w:val="4BD3E2C9"/>
    <w:rsid w:val="4CFECA72"/>
    <w:rsid w:val="4D16060F"/>
    <w:rsid w:val="4DC6BDD8"/>
    <w:rsid w:val="4E9A9AD3"/>
    <w:rsid w:val="4F198C9A"/>
    <w:rsid w:val="4F8611A4"/>
    <w:rsid w:val="4FC8CC75"/>
    <w:rsid w:val="4FCEC5C4"/>
    <w:rsid w:val="4FCFBD76"/>
    <w:rsid w:val="50316D5C"/>
    <w:rsid w:val="50366B34"/>
    <w:rsid w:val="503EC57D"/>
    <w:rsid w:val="507414B8"/>
    <w:rsid w:val="515F56A4"/>
    <w:rsid w:val="5164DFBB"/>
    <w:rsid w:val="516BF2E1"/>
    <w:rsid w:val="52449749"/>
    <w:rsid w:val="52FBEC1B"/>
    <w:rsid w:val="54638977"/>
    <w:rsid w:val="55A20FB4"/>
    <w:rsid w:val="55D1476F"/>
    <w:rsid w:val="5771F5EE"/>
    <w:rsid w:val="5786C87B"/>
    <w:rsid w:val="57B479A6"/>
    <w:rsid w:val="59618ACD"/>
    <w:rsid w:val="5A3217B2"/>
    <w:rsid w:val="5AA0937C"/>
    <w:rsid w:val="5AA8B845"/>
    <w:rsid w:val="5B0BC201"/>
    <w:rsid w:val="5B6D0A44"/>
    <w:rsid w:val="5CA69038"/>
    <w:rsid w:val="5CFDB92B"/>
    <w:rsid w:val="5DB6345E"/>
    <w:rsid w:val="5F8FC956"/>
    <w:rsid w:val="60238C90"/>
    <w:rsid w:val="610729E0"/>
    <w:rsid w:val="61E8DE0B"/>
    <w:rsid w:val="62566259"/>
    <w:rsid w:val="648294AF"/>
    <w:rsid w:val="65A48C24"/>
    <w:rsid w:val="65A6F8A7"/>
    <w:rsid w:val="65C02104"/>
    <w:rsid w:val="6742379B"/>
    <w:rsid w:val="676A06DB"/>
    <w:rsid w:val="6B33FEE5"/>
    <w:rsid w:val="6B4F9056"/>
    <w:rsid w:val="6C45FA34"/>
    <w:rsid w:val="6CA583C7"/>
    <w:rsid w:val="6CC5A3B2"/>
    <w:rsid w:val="6D314753"/>
    <w:rsid w:val="6DC0243F"/>
    <w:rsid w:val="6E808342"/>
    <w:rsid w:val="6EBF040B"/>
    <w:rsid w:val="6F166E02"/>
    <w:rsid w:val="6F4DDAED"/>
    <w:rsid w:val="6FFA7E21"/>
    <w:rsid w:val="70FAD15F"/>
    <w:rsid w:val="71196B57"/>
    <w:rsid w:val="72B53BB8"/>
    <w:rsid w:val="73D6776B"/>
    <w:rsid w:val="74510C19"/>
    <w:rsid w:val="750D217D"/>
    <w:rsid w:val="75BF2E3F"/>
    <w:rsid w:val="75ECDC7A"/>
    <w:rsid w:val="76D5A827"/>
    <w:rsid w:val="76FE34E3"/>
    <w:rsid w:val="78627795"/>
    <w:rsid w:val="78748248"/>
    <w:rsid w:val="78DCC625"/>
    <w:rsid w:val="79565336"/>
    <w:rsid w:val="798C23F4"/>
    <w:rsid w:val="7B2B25B6"/>
    <w:rsid w:val="7B84025B"/>
    <w:rsid w:val="7BEBBF19"/>
    <w:rsid w:val="7D47F36B"/>
    <w:rsid w:val="7DE28814"/>
    <w:rsid w:val="7E006DCF"/>
    <w:rsid w:val="7E15EF2E"/>
    <w:rsid w:val="7E7A4F88"/>
    <w:rsid w:val="7FC69485"/>
    <w:rsid w:val="7FE115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4A72E"/>
  <w15:docId w15:val="{D3A05705-AA1F-46AF-899A-FD82A15D1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es-E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outlineLvl w:val="0"/>
    </w:pPr>
    <w:rPr>
      <w:b/>
      <w:sz w:val="28"/>
      <w:szCs w:val="28"/>
    </w:rPr>
  </w:style>
  <w:style w:type="paragraph" w:styleId="Ttulo2">
    <w:name w:val="heading 2"/>
    <w:basedOn w:val="Normal"/>
    <w:next w:val="Normal"/>
    <w:uiPriority w:val="9"/>
    <w:unhideWhenUsed/>
    <w:qFormat/>
    <w:pPr>
      <w:keepNext/>
      <w:keepLines/>
      <w:outlineLvl w:val="1"/>
    </w:pPr>
    <w:rPr>
      <w:b/>
    </w:rPr>
  </w:style>
  <w:style w:type="paragraph" w:styleId="Ttulo3">
    <w:name w:val="heading 3"/>
    <w:basedOn w:val="Normal"/>
    <w:next w:val="Normal"/>
    <w:uiPriority w:val="9"/>
    <w:unhideWhenUsed/>
    <w:qFormat/>
    <w:pPr>
      <w:keepNext/>
      <w:keepLines/>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2">
    <w:name w:val="2"/>
    <w:basedOn w:val="Tabela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elanormal"/>
    <w:tblPr>
      <w:tblStyleRowBandSize w:val="1"/>
      <w:tblStyleColBandSize w:val="1"/>
      <w:tblInd w:w="0" w:type="dxa"/>
      <w:tblCellMar>
        <w:top w:w="100" w:type="dxa"/>
        <w:left w:w="100" w:type="dxa"/>
        <w:bottom w:w="100" w:type="dxa"/>
        <w:right w:w="100" w:type="dxa"/>
      </w:tblCellMar>
    </w:tblPr>
  </w:style>
  <w:style w:type="paragraph" w:styleId="Textodecomentrio">
    <w:name w:val="annotation text"/>
    <w:basedOn w:val="Normal"/>
    <w:link w:val="TextodecomentrioChar"/>
    <w:uiPriority w:val="99"/>
    <w:unhideWhenUsed/>
    <w:pPr>
      <w:spacing w:line="240" w:lineRule="auto"/>
    </w:pPr>
    <w:rPr>
      <w:sz w:val="20"/>
      <w:szCs w:val="20"/>
    </w:rPr>
  </w:style>
  <w:style w:type="character" w:customStyle="1" w:styleId="TextodecomentrioChar">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unhideWhenUsed/>
    <w:rPr>
      <w:sz w:val="16"/>
      <w:szCs w:val="16"/>
    </w:rPr>
  </w:style>
  <w:style w:type="paragraph" w:styleId="Reviso">
    <w:name w:val="Revision"/>
    <w:hidden/>
    <w:uiPriority w:val="99"/>
    <w:semiHidden/>
    <w:rsid w:val="002016F3"/>
    <w:pPr>
      <w:spacing w:line="240" w:lineRule="auto"/>
      <w:jc w:val="left"/>
    </w:pPr>
  </w:style>
  <w:style w:type="paragraph" w:styleId="Assuntodocomentrio">
    <w:name w:val="annotation subject"/>
    <w:basedOn w:val="Textodecomentrio"/>
    <w:next w:val="Textodecomentrio"/>
    <w:link w:val="AssuntodocomentrioChar"/>
    <w:uiPriority w:val="99"/>
    <w:semiHidden/>
    <w:unhideWhenUsed/>
    <w:rsid w:val="00F9550C"/>
    <w:rPr>
      <w:b/>
      <w:bCs/>
    </w:rPr>
  </w:style>
  <w:style w:type="character" w:customStyle="1" w:styleId="AssuntodocomentrioChar">
    <w:name w:val="Assunto do comentário Char"/>
    <w:basedOn w:val="TextodecomentrioChar"/>
    <w:link w:val="Assuntodocomentrio"/>
    <w:uiPriority w:val="99"/>
    <w:semiHidden/>
    <w:rsid w:val="00F9550C"/>
    <w:rPr>
      <w:b/>
      <w:bCs/>
      <w:sz w:val="20"/>
      <w:szCs w:val="20"/>
    </w:rPr>
  </w:style>
  <w:style w:type="character" w:styleId="Hyperlink">
    <w:name w:val="Hyperlink"/>
    <w:basedOn w:val="Fontepargpadro"/>
    <w:uiPriority w:val="99"/>
    <w:unhideWhenUsed/>
    <w:rsid w:val="00141198"/>
    <w:rPr>
      <w:color w:val="0000FF" w:themeColor="hyperlink"/>
      <w:u w:val="single"/>
    </w:rPr>
  </w:style>
  <w:style w:type="character" w:customStyle="1" w:styleId="UnresolvedMention">
    <w:name w:val="Unresolved Mention"/>
    <w:basedOn w:val="Fontepargpadro"/>
    <w:uiPriority w:val="99"/>
    <w:semiHidden/>
    <w:unhideWhenUsed/>
    <w:rsid w:val="00141198"/>
    <w:rPr>
      <w:color w:val="605E5C"/>
      <w:shd w:val="clear" w:color="auto" w:fill="E1DFDD"/>
    </w:rPr>
  </w:style>
  <w:style w:type="paragraph" w:styleId="PargrafodaLista">
    <w:name w:val="List Paragraph"/>
    <w:basedOn w:val="Normal"/>
    <w:uiPriority w:val="34"/>
    <w:qFormat/>
    <w:rsid w:val="00161971"/>
    <w:pPr>
      <w:ind w:left="720"/>
      <w:contextualSpacing/>
    </w:pPr>
  </w:style>
  <w:style w:type="paragraph" w:styleId="Legenda">
    <w:name w:val="caption"/>
    <w:basedOn w:val="Normal"/>
    <w:next w:val="Normal"/>
    <w:uiPriority w:val="35"/>
    <w:unhideWhenUsed/>
    <w:qFormat/>
    <w:rsid w:val="00333F02"/>
    <w:pPr>
      <w:spacing w:after="200" w:line="240" w:lineRule="auto"/>
    </w:pPr>
    <w:rPr>
      <w:i/>
      <w:iCs/>
      <w:color w:val="1F497D" w:themeColor="text2"/>
      <w:sz w:val="18"/>
      <w:szCs w:val="18"/>
    </w:rPr>
  </w:style>
  <w:style w:type="paragraph" w:styleId="Textodebalo">
    <w:name w:val="Balloon Text"/>
    <w:basedOn w:val="Normal"/>
    <w:link w:val="TextodebaloChar"/>
    <w:uiPriority w:val="99"/>
    <w:semiHidden/>
    <w:unhideWhenUsed/>
    <w:rsid w:val="0048375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8375A"/>
    <w:rPr>
      <w:rFonts w:ascii="Segoe UI" w:hAnsi="Segoe UI" w:cs="Segoe UI"/>
      <w:sz w:val="18"/>
      <w:szCs w:val="18"/>
    </w:rPr>
  </w:style>
  <w:style w:type="paragraph" w:styleId="Sumrio1">
    <w:name w:val="toc 1"/>
    <w:basedOn w:val="Normal"/>
    <w:next w:val="Normal"/>
    <w:autoRedefine/>
    <w:uiPriority w:val="39"/>
    <w:unhideWhenUsed/>
    <w:rsid w:val="00992405"/>
    <w:pPr>
      <w:spacing w:after="100"/>
    </w:pPr>
  </w:style>
  <w:style w:type="paragraph" w:styleId="Sumrio2">
    <w:name w:val="toc 2"/>
    <w:basedOn w:val="Normal"/>
    <w:next w:val="Normal"/>
    <w:autoRedefine/>
    <w:uiPriority w:val="39"/>
    <w:unhideWhenUsed/>
    <w:rsid w:val="00992405"/>
    <w:pPr>
      <w:spacing w:after="100"/>
      <w:ind w:left="240"/>
    </w:pPr>
  </w:style>
  <w:style w:type="paragraph" w:styleId="Sumrio3">
    <w:name w:val="toc 3"/>
    <w:basedOn w:val="Normal"/>
    <w:next w:val="Normal"/>
    <w:autoRedefine/>
    <w:uiPriority w:val="39"/>
    <w:unhideWhenUsed/>
    <w:rsid w:val="00992405"/>
    <w:pPr>
      <w:spacing w:after="100"/>
      <w:ind w:left="480"/>
    </w:pPr>
  </w:style>
  <w:style w:type="paragraph" w:styleId="ndicedeilustraes">
    <w:name w:val="table of figures"/>
    <w:basedOn w:val="Normal"/>
    <w:next w:val="Normal"/>
    <w:uiPriority w:val="99"/>
    <w:unhideWhenUsed/>
    <w:rsid w:val="00610508"/>
  </w:style>
  <w:style w:type="paragraph" w:styleId="SemEspaamento">
    <w:name w:val="No Spacing"/>
    <w:uiPriority w:val="1"/>
    <w:qFormat/>
    <w:rsid w:val="008058F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9618563">
      <w:bodyDiv w:val="1"/>
      <w:marLeft w:val="0"/>
      <w:marRight w:val="0"/>
      <w:marTop w:val="0"/>
      <w:marBottom w:val="0"/>
      <w:divBdr>
        <w:top w:val="none" w:sz="0" w:space="0" w:color="auto"/>
        <w:left w:val="none" w:sz="0" w:space="0" w:color="auto"/>
        <w:bottom w:val="none" w:sz="0" w:space="0" w:color="auto"/>
        <w:right w:val="none" w:sz="0" w:space="0" w:color="auto"/>
      </w:divBdr>
    </w:div>
    <w:div w:id="1276716256">
      <w:bodyDiv w:val="1"/>
      <w:marLeft w:val="0"/>
      <w:marRight w:val="0"/>
      <w:marTop w:val="0"/>
      <w:marBottom w:val="0"/>
      <w:divBdr>
        <w:top w:val="none" w:sz="0" w:space="0" w:color="auto"/>
        <w:left w:val="none" w:sz="0" w:space="0" w:color="auto"/>
        <w:bottom w:val="none" w:sz="0" w:space="0" w:color="auto"/>
        <w:right w:val="none" w:sz="0" w:space="0" w:color="auto"/>
      </w:divBdr>
    </w:div>
    <w:div w:id="1598365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ciencedirect.com/science/article/pii/S1084804%205210003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tandfonline.com/journals/uaai20"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E5A4D-FCB7-4C0C-AE3F-14B34F0A4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6191</TotalTime>
  <Pages>43</Pages>
  <Words>10542</Words>
  <Characters>56932</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ecacarva</dc:creator>
  <cp:keywords/>
  <dc:description/>
  <cp:lastModifiedBy>ecacarva</cp:lastModifiedBy>
  <cp:revision>29</cp:revision>
  <dcterms:created xsi:type="dcterms:W3CDTF">2023-04-08T19:06:00Z</dcterms:created>
  <dcterms:modified xsi:type="dcterms:W3CDTF">2023-04-13T03:18:00Z</dcterms:modified>
</cp:coreProperties>
</file>